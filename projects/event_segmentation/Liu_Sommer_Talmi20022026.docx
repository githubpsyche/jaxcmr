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C5E20E" w14:textId="5695D1D9" w:rsidR="00AE5D43" w:rsidRDefault="0092555E" w:rsidP="00AE5D43">
      <w:pPr>
        <w:jc w:val="center"/>
        <w:rPr>
          <w:rFonts w:ascii="Times New Roman" w:hAnsi="Times New Roman" w:cs="Times New Roman"/>
          <w:b/>
          <w:bCs/>
          <w:sz w:val="32"/>
          <w:szCs w:val="32"/>
        </w:rPr>
      </w:pPr>
      <w:commentRangeStart w:id="0"/>
      <w:r>
        <w:rPr>
          <w:rFonts w:ascii="Times New Roman" w:hAnsi="Times New Roman" w:cs="Times New Roman"/>
          <w:b/>
          <w:bCs/>
          <w:sz w:val="32"/>
          <w:szCs w:val="32"/>
        </w:rPr>
        <w:t xml:space="preserve">The contribution of retrieval processes to </w:t>
      </w:r>
      <w:r w:rsidR="00AE5D43" w:rsidRPr="0050633B">
        <w:rPr>
          <w:rFonts w:ascii="Times New Roman" w:hAnsi="Times New Roman" w:cs="Times New Roman"/>
          <w:b/>
          <w:bCs/>
          <w:sz w:val="32"/>
          <w:szCs w:val="32"/>
        </w:rPr>
        <w:t>behavioural markers of event segmentation</w:t>
      </w:r>
      <w:commentRangeEnd w:id="0"/>
      <w:r w:rsidR="00A30180">
        <w:rPr>
          <w:rStyle w:val="CommentReference"/>
          <w:rFonts w:ascii="Times New Roman" w:hAnsi="Times New Roman" w:cs="Times New Roman"/>
          <w:b/>
          <w:bCs/>
          <w:sz w:val="32"/>
          <w:szCs w:val="32"/>
        </w:rPr>
        <w:commentReference w:id="0"/>
      </w:r>
    </w:p>
    <w:p w14:paraId="27FBA679" w14:textId="77777777" w:rsidR="00AE5D43" w:rsidRPr="0050633B" w:rsidRDefault="00AE5D43" w:rsidP="00AE5D43">
      <w:pPr>
        <w:jc w:val="center"/>
        <w:rPr>
          <w:rFonts w:ascii="Times New Roman" w:hAnsi="Times New Roman" w:cs="Times New Roman"/>
          <w:b/>
          <w:bCs/>
          <w:sz w:val="32"/>
          <w:szCs w:val="32"/>
        </w:rPr>
      </w:pPr>
    </w:p>
    <w:p w14:paraId="7A7DF817" w14:textId="2D3A1BF3" w:rsidR="00AE5D43" w:rsidRPr="00AE5D43" w:rsidRDefault="00AE5D43" w:rsidP="00AE5D43">
      <w:pPr>
        <w:jc w:val="center"/>
        <w:rPr>
          <w:rFonts w:ascii="Times New Roman" w:hAnsi="Times New Roman" w:cs="Times New Roman"/>
          <w:sz w:val="24"/>
          <w:szCs w:val="24"/>
          <w:vertAlign w:val="superscript"/>
        </w:rPr>
      </w:pPr>
      <w:r w:rsidRPr="00AE5D43">
        <w:rPr>
          <w:rFonts w:ascii="Times New Roman" w:hAnsi="Times New Roman" w:cs="Times New Roman"/>
          <w:sz w:val="24"/>
          <w:szCs w:val="24"/>
        </w:rPr>
        <w:t>Qiying Liu</w:t>
      </w:r>
      <w:r w:rsidRPr="00AE5D43">
        <w:rPr>
          <w:rFonts w:ascii="Times New Roman" w:hAnsi="Times New Roman" w:cs="Times New Roman"/>
          <w:sz w:val="24"/>
          <w:szCs w:val="24"/>
          <w:vertAlign w:val="superscript"/>
        </w:rPr>
        <w:t>1</w:t>
      </w:r>
      <w:r w:rsidR="008213DD">
        <w:rPr>
          <w:rFonts w:ascii="Times New Roman" w:hAnsi="Times New Roman" w:cs="Times New Roman"/>
          <w:sz w:val="24"/>
          <w:szCs w:val="24"/>
          <w:vertAlign w:val="superscript"/>
        </w:rPr>
        <w:t>,2</w:t>
      </w:r>
      <w:r w:rsidRPr="00AE5D43">
        <w:rPr>
          <w:rFonts w:ascii="Times New Roman" w:hAnsi="Times New Roman" w:cs="Times New Roman"/>
          <w:sz w:val="24"/>
          <w:szCs w:val="24"/>
        </w:rPr>
        <w:t>, Tobias Sommer</w:t>
      </w:r>
      <w:r w:rsidRPr="00AE5D43">
        <w:rPr>
          <w:rFonts w:ascii="Times New Roman" w:hAnsi="Times New Roman" w:cs="Times New Roman"/>
          <w:sz w:val="24"/>
          <w:szCs w:val="24"/>
          <w:vertAlign w:val="superscript"/>
        </w:rPr>
        <w:t>2</w:t>
      </w:r>
      <w:r w:rsidRPr="00AE5D43">
        <w:rPr>
          <w:rFonts w:ascii="Times New Roman" w:hAnsi="Times New Roman" w:cs="Times New Roman"/>
          <w:sz w:val="24"/>
          <w:szCs w:val="24"/>
        </w:rPr>
        <w:t>, &amp; Deborah Talmi</w:t>
      </w:r>
      <w:r w:rsidRPr="00AE5D43">
        <w:rPr>
          <w:rFonts w:ascii="Times New Roman" w:hAnsi="Times New Roman" w:cs="Times New Roman"/>
          <w:sz w:val="24"/>
          <w:szCs w:val="24"/>
          <w:vertAlign w:val="superscript"/>
        </w:rPr>
        <w:t>1</w:t>
      </w:r>
    </w:p>
    <w:p w14:paraId="4DA395B9" w14:textId="77777777" w:rsidR="00AE5D43" w:rsidRPr="00AE5D43" w:rsidRDefault="00AE5D43" w:rsidP="00AE5D43">
      <w:pPr>
        <w:pStyle w:val="ListParagraph"/>
        <w:numPr>
          <w:ilvl w:val="0"/>
          <w:numId w:val="1"/>
        </w:numPr>
        <w:spacing w:after="160" w:line="278" w:lineRule="auto"/>
        <w:jc w:val="center"/>
        <w:rPr>
          <w:rFonts w:ascii="Times New Roman" w:hAnsi="Times New Roman" w:cs="Times New Roman"/>
          <w:sz w:val="24"/>
          <w:szCs w:val="24"/>
        </w:rPr>
      </w:pPr>
      <w:r w:rsidRPr="00AE5D43">
        <w:rPr>
          <w:rFonts w:ascii="Times New Roman" w:hAnsi="Times New Roman" w:cs="Times New Roman"/>
          <w:sz w:val="24"/>
          <w:szCs w:val="24"/>
        </w:rPr>
        <w:t>Department of Psychology, University of Cambridge</w:t>
      </w:r>
    </w:p>
    <w:p w14:paraId="17B3AE5B" w14:textId="77777777" w:rsidR="00AE5D43" w:rsidRDefault="00AE5D43" w:rsidP="00AE5D43">
      <w:pPr>
        <w:pStyle w:val="ListParagraph"/>
        <w:numPr>
          <w:ilvl w:val="0"/>
          <w:numId w:val="1"/>
        </w:numPr>
        <w:spacing w:after="160" w:line="278" w:lineRule="auto"/>
        <w:jc w:val="center"/>
        <w:rPr>
          <w:rFonts w:ascii="Times New Roman" w:hAnsi="Times New Roman" w:cs="Times New Roman"/>
          <w:sz w:val="24"/>
          <w:szCs w:val="24"/>
        </w:rPr>
      </w:pPr>
      <w:r w:rsidRPr="00AE5D43">
        <w:rPr>
          <w:rFonts w:ascii="Times New Roman" w:hAnsi="Times New Roman" w:cs="Times New Roman"/>
          <w:sz w:val="24"/>
          <w:szCs w:val="24"/>
        </w:rPr>
        <w:t>Institute for Systems Neuroscience, University Medical Center Hamburg-Eppendorf, Germany</w:t>
      </w:r>
    </w:p>
    <w:p w14:paraId="16592E37" w14:textId="77777777" w:rsidR="00AE5D43" w:rsidRPr="00AE5D43" w:rsidRDefault="00AE5D43" w:rsidP="00AE5D43">
      <w:pPr>
        <w:spacing w:after="160" w:line="278" w:lineRule="auto"/>
        <w:rPr>
          <w:rFonts w:ascii="Times New Roman" w:hAnsi="Times New Roman" w:cs="Times New Roman"/>
          <w:sz w:val="24"/>
          <w:szCs w:val="24"/>
        </w:rPr>
      </w:pPr>
    </w:p>
    <w:p w14:paraId="73AF7B7E" w14:textId="3A015B34" w:rsidR="00AE5D43" w:rsidRPr="00C825F2" w:rsidRDefault="00AE5D43" w:rsidP="00AE5D43">
      <w:pPr>
        <w:rPr>
          <w:rFonts w:ascii="Times New Roman" w:hAnsi="Times New Roman" w:cs="Times New Roman"/>
          <w:sz w:val="24"/>
          <w:szCs w:val="24"/>
        </w:rPr>
      </w:pPr>
      <w:r w:rsidRPr="00C825F2">
        <w:rPr>
          <w:rFonts w:ascii="Times New Roman" w:hAnsi="Times New Roman" w:cs="Times New Roman"/>
          <w:b/>
          <w:bCs/>
          <w:sz w:val="24"/>
          <w:szCs w:val="24"/>
        </w:rPr>
        <w:t>Abstract:</w:t>
      </w:r>
      <w:r w:rsidRPr="00C825F2">
        <w:rPr>
          <w:rFonts w:ascii="Times New Roman" w:hAnsi="Times New Roman" w:cs="Times New Roman"/>
          <w:sz w:val="24"/>
          <w:szCs w:val="24"/>
        </w:rPr>
        <w:t xml:space="preserve"> </w:t>
      </w:r>
      <w:r w:rsidR="003523E9" w:rsidRPr="00C825F2">
        <w:rPr>
          <w:rFonts w:ascii="Times New Roman" w:hAnsi="Times New Roman" w:cs="Times New Roman"/>
          <w:sz w:val="24"/>
          <w:szCs w:val="24"/>
        </w:rPr>
        <w:t>Event segmentation divides continuous experience into discrete events. Behavioural markers of event boundar</w:t>
      </w:r>
      <w:r w:rsidR="00930432">
        <w:rPr>
          <w:rFonts w:ascii="Times New Roman" w:hAnsi="Times New Roman" w:cs="Times New Roman"/>
          <w:sz w:val="24"/>
          <w:szCs w:val="24"/>
        </w:rPr>
        <w:t>y perception</w:t>
      </w:r>
      <w:r w:rsidR="003523E9" w:rsidRPr="00C825F2">
        <w:rPr>
          <w:rFonts w:ascii="Times New Roman" w:hAnsi="Times New Roman" w:cs="Times New Roman"/>
          <w:sz w:val="24"/>
          <w:szCs w:val="24"/>
        </w:rPr>
        <w:t xml:space="preserve"> include poorer temporal order memory and higher temporal distance ratings for pairs encoded across events, compared to those encoded within the same event. Three </w:t>
      </w:r>
      <w:r w:rsidR="00EE07CA">
        <w:rPr>
          <w:rFonts w:ascii="Times New Roman" w:hAnsi="Times New Roman" w:cs="Times New Roman"/>
          <w:sz w:val="24"/>
          <w:szCs w:val="24"/>
        </w:rPr>
        <w:t xml:space="preserve">pre-registered </w:t>
      </w:r>
      <w:r w:rsidR="003523E9" w:rsidRPr="00C825F2">
        <w:rPr>
          <w:rFonts w:ascii="Times New Roman" w:hAnsi="Times New Roman" w:cs="Times New Roman"/>
          <w:sz w:val="24"/>
          <w:szCs w:val="24"/>
        </w:rPr>
        <w:t xml:space="preserve">experiments challenge the view that these effects depend solely on </w:t>
      </w:r>
      <w:r w:rsidR="00785872">
        <w:rPr>
          <w:rFonts w:ascii="Times New Roman" w:hAnsi="Times New Roman" w:cs="Times New Roman"/>
          <w:sz w:val="24"/>
          <w:szCs w:val="24"/>
        </w:rPr>
        <w:t xml:space="preserve">processes that occur during </w:t>
      </w:r>
      <w:r w:rsidR="003523E9" w:rsidRPr="00C825F2">
        <w:rPr>
          <w:rFonts w:ascii="Times New Roman" w:hAnsi="Times New Roman" w:cs="Times New Roman"/>
          <w:sz w:val="24"/>
          <w:szCs w:val="24"/>
        </w:rPr>
        <w:t xml:space="preserve">the encoding of event boundaries. We found that temporal order memory and temporal distance judgments depend </w:t>
      </w:r>
      <w:r w:rsidR="00EE07CA">
        <w:rPr>
          <w:rFonts w:ascii="Times New Roman" w:hAnsi="Times New Roman" w:cs="Times New Roman"/>
          <w:sz w:val="24"/>
          <w:szCs w:val="24"/>
        </w:rPr>
        <w:t xml:space="preserve">critically on </w:t>
      </w:r>
      <w:r w:rsidR="00785872">
        <w:rPr>
          <w:rFonts w:ascii="Times New Roman" w:hAnsi="Times New Roman" w:cs="Times New Roman"/>
          <w:sz w:val="24"/>
          <w:szCs w:val="24"/>
        </w:rPr>
        <w:t>associative memory at retrieval, specifically</w:t>
      </w:r>
      <w:r w:rsidR="00EE07CA">
        <w:rPr>
          <w:rFonts w:ascii="Times New Roman" w:hAnsi="Times New Roman" w:cs="Times New Roman"/>
          <w:sz w:val="24"/>
          <w:szCs w:val="24"/>
        </w:rPr>
        <w:t xml:space="preserve"> </w:t>
      </w:r>
      <w:r w:rsidR="00785872" w:rsidRPr="003523E9">
        <w:rPr>
          <w:rFonts w:ascii="Times New Roman" w:hAnsi="Times New Roman" w:cs="Times New Roman"/>
          <w:bCs/>
          <w:sz w:val="24"/>
          <w:szCs w:val="24"/>
          <w:lang w:val="en-CA"/>
        </w:rPr>
        <w:t>memory for item</w:t>
      </w:r>
      <w:r w:rsidR="00785872">
        <w:rPr>
          <w:rFonts w:ascii="Times New Roman" w:hAnsi="Times New Roman" w:cs="Times New Roman"/>
          <w:bCs/>
          <w:sz w:val="24"/>
          <w:szCs w:val="24"/>
          <w:lang w:val="en-CA"/>
        </w:rPr>
        <w:t>-</w:t>
      </w:r>
      <w:r w:rsidR="00785872" w:rsidRPr="003523E9">
        <w:rPr>
          <w:rFonts w:ascii="Times New Roman" w:hAnsi="Times New Roman" w:cs="Times New Roman"/>
          <w:bCs/>
          <w:sz w:val="24"/>
          <w:szCs w:val="24"/>
          <w:lang w:val="en-CA"/>
        </w:rPr>
        <w:t xml:space="preserve">context bindings and memory for the order of contexts. </w:t>
      </w:r>
      <w:r w:rsidR="00785872">
        <w:rPr>
          <w:rFonts w:ascii="Times New Roman" w:hAnsi="Times New Roman" w:cs="Times New Roman"/>
          <w:bCs/>
          <w:sz w:val="24"/>
          <w:szCs w:val="24"/>
          <w:lang w:val="en-CA"/>
        </w:rPr>
        <w:t xml:space="preserve">Retrieval processes determined both the magnitude and direction of effects typically attributed solely to encoding processes. </w:t>
      </w:r>
      <w:r w:rsidR="003523E9" w:rsidRPr="00C825F2">
        <w:rPr>
          <w:rFonts w:ascii="Times New Roman" w:hAnsi="Times New Roman" w:cs="Times New Roman"/>
          <w:sz w:val="24"/>
          <w:szCs w:val="24"/>
        </w:rPr>
        <w:t>Taken together, our results suggest that greater caution is required when interpreting behavioural markers of event segmentation.</w:t>
      </w:r>
    </w:p>
    <w:p w14:paraId="614422A4" w14:textId="77777777" w:rsidR="00AE5D43" w:rsidRPr="00AE5D43" w:rsidRDefault="00AE5D43" w:rsidP="00AE5D43">
      <w:pPr>
        <w:spacing w:after="160" w:line="278" w:lineRule="auto"/>
        <w:ind w:left="360"/>
        <w:rPr>
          <w:rFonts w:ascii="Times New Roman" w:hAnsi="Times New Roman" w:cs="Times New Roman"/>
        </w:rPr>
      </w:pPr>
    </w:p>
    <w:p w14:paraId="76684256" w14:textId="77777777" w:rsidR="00AE5D43" w:rsidRDefault="00AE5D43" w:rsidP="00AE5D43"/>
    <w:p w14:paraId="0A9D1052" w14:textId="77777777" w:rsidR="009A2E28" w:rsidRDefault="009A2E28" w:rsidP="00AE5D43"/>
    <w:p w14:paraId="6173370A" w14:textId="77777777" w:rsidR="009A2E28" w:rsidRDefault="009A2E28" w:rsidP="00AE5D43"/>
    <w:p w14:paraId="313422BC" w14:textId="77777777" w:rsidR="009A2E28" w:rsidRDefault="009A2E28" w:rsidP="00AE5D43"/>
    <w:p w14:paraId="0D338CE6" w14:textId="77777777" w:rsidR="009A2E28" w:rsidRDefault="009A2E28" w:rsidP="00AE5D43"/>
    <w:p w14:paraId="5BE8E9C2" w14:textId="77777777" w:rsidR="009A2E28" w:rsidRDefault="009A2E28" w:rsidP="00AE5D43"/>
    <w:p w14:paraId="2822B7E2" w14:textId="77777777" w:rsidR="009A2E28" w:rsidRDefault="009A2E28" w:rsidP="00AE5D43"/>
    <w:p w14:paraId="14D31A34" w14:textId="77777777" w:rsidR="009A2E28" w:rsidRDefault="009A2E28" w:rsidP="00AE5D43"/>
    <w:p w14:paraId="18629E9B" w14:textId="77777777" w:rsidR="009A2E28" w:rsidRDefault="009A2E28" w:rsidP="00AE5D43"/>
    <w:p w14:paraId="22B6807B" w14:textId="77777777" w:rsidR="009A2E28" w:rsidRDefault="009A2E28" w:rsidP="00AE5D43"/>
    <w:p w14:paraId="12E0F901" w14:textId="77777777" w:rsidR="009A2E28" w:rsidRDefault="009A2E28" w:rsidP="00AE5D43"/>
    <w:p w14:paraId="09B43234" w14:textId="77777777" w:rsidR="009A2E28" w:rsidRDefault="009A2E28" w:rsidP="00AE5D43"/>
    <w:p w14:paraId="6FF9A316" w14:textId="77777777" w:rsidR="009A2E28" w:rsidRDefault="009A2E28" w:rsidP="00AE5D43"/>
    <w:p w14:paraId="3097473A" w14:textId="77777777" w:rsidR="009A2E28" w:rsidRDefault="009A2E28" w:rsidP="00AE5D43"/>
    <w:p w14:paraId="6FB9EAF7" w14:textId="77777777" w:rsidR="009A2E28" w:rsidRDefault="009A2E28" w:rsidP="00AE5D43"/>
    <w:p w14:paraId="79015992" w14:textId="77777777" w:rsidR="009A2E28" w:rsidRDefault="009A2E28" w:rsidP="00AE5D43"/>
    <w:p w14:paraId="0C2257BE" w14:textId="77777777" w:rsidR="009A2E28" w:rsidRDefault="009A2E28" w:rsidP="00AE5D43"/>
    <w:p w14:paraId="5F80AEA9" w14:textId="77777777" w:rsidR="009A2E28" w:rsidRDefault="009A2E28" w:rsidP="00AE5D43"/>
    <w:p w14:paraId="763CAB9F" w14:textId="77777777" w:rsidR="009A2E28" w:rsidRDefault="009A2E28" w:rsidP="00AE5D43"/>
    <w:p w14:paraId="1FA14445" w14:textId="77777777" w:rsidR="009A2E28" w:rsidRPr="00AE5D43" w:rsidRDefault="009A2E28" w:rsidP="00AE5D43"/>
    <w:p w14:paraId="14D707EA" w14:textId="77777777" w:rsidR="00C825F2" w:rsidRPr="00C825F2" w:rsidRDefault="00C825F2" w:rsidP="00AE5D43">
      <w:pPr>
        <w:rPr>
          <w:rFonts w:ascii="Times New Roman" w:hAnsi="Times New Roman" w:cs="Times New Roman"/>
          <w:sz w:val="24"/>
          <w:szCs w:val="24"/>
        </w:rPr>
      </w:pPr>
    </w:p>
    <w:p w14:paraId="396CF67C" w14:textId="344E25A2" w:rsidR="00C825F2" w:rsidRPr="00C825F2" w:rsidRDefault="00C825F2" w:rsidP="00C825F2">
      <w:pPr>
        <w:rPr>
          <w:rFonts w:ascii="Times New Roman" w:hAnsi="Times New Roman" w:cs="Times New Roman"/>
          <w:iCs/>
          <w:sz w:val="24"/>
          <w:szCs w:val="24"/>
        </w:rPr>
      </w:pPr>
      <w:r w:rsidRPr="00C825F2">
        <w:rPr>
          <w:rFonts w:ascii="Times New Roman" w:hAnsi="Times New Roman" w:cs="Times New Roman"/>
          <w:iCs/>
          <w:sz w:val="24"/>
          <w:szCs w:val="24"/>
        </w:rPr>
        <w:lastRenderedPageBreak/>
        <w:t xml:space="preserve">Although we perceive time as a continuous flow, our episodic memory is organized into discrete units. According to </w:t>
      </w:r>
      <w:commentRangeStart w:id="1"/>
      <w:r w:rsidRPr="00C825F2">
        <w:rPr>
          <w:rFonts w:ascii="Times New Roman" w:hAnsi="Times New Roman" w:cs="Times New Roman"/>
          <w:iCs/>
          <w:sz w:val="24"/>
          <w:szCs w:val="24"/>
        </w:rPr>
        <w:t>Event Segmentation Theory</w:t>
      </w:r>
      <w:commentRangeEnd w:id="1"/>
      <w:r w:rsidR="00A30180" w:rsidRPr="00C825F2">
        <w:rPr>
          <w:rStyle w:val="CommentReference"/>
          <w:rFonts w:ascii="Times New Roman" w:hAnsi="Times New Roman" w:cs="Times New Roman"/>
          <w:iCs/>
          <w:sz w:val="24"/>
          <w:szCs w:val="24"/>
        </w:rPr>
        <w:commentReference w:id="1"/>
      </w:r>
      <w:r w:rsidRPr="00C825F2">
        <w:rPr>
          <w:rFonts w:ascii="Times New Roman" w:hAnsi="Times New Roman" w:cs="Times New Roman"/>
          <w:iCs/>
          <w:sz w:val="24"/>
          <w:szCs w:val="24"/>
        </w:rPr>
        <w:t xml:space="preserve">, individuals maintain internal models of their surroundings to anticipate incoming information. When a contextual shift occurs, these predictions become less accurate, leading to increased prediction error. This increase in prediction error prompts the formation of an event boundary, segmenting continuous experience into distinct events </w:t>
      </w:r>
      <w:commentRangeStart w:id="2"/>
      <w:r w:rsidRPr="00C825F2">
        <w:rPr>
          <w:rFonts w:ascii="Times New Roman" w:hAnsi="Times New Roman" w:cs="Times New Roman"/>
          <w:iCs/>
          <w:sz w:val="24"/>
          <w:szCs w:val="24"/>
        </w:rPr>
        <w:fldChar w:fldCharType="begin"/>
      </w:r>
      <w:r w:rsidR="00080629">
        <w:rPr>
          <w:rFonts w:ascii="Times New Roman" w:hAnsi="Times New Roman" w:cs="Times New Roman"/>
          <w:iCs/>
          <w:sz w:val="24"/>
          <w:szCs w:val="24"/>
        </w:rPr>
        <w:instrText xml:space="preserve"> ADDIN ZOTERO_ITEM CSL_CITATION {"citationID":"wipvZcKB","properties":{"formattedCitation":"(Reynolds et al., 2007; Zacks et al., 2007)","plainCitation":"(Reynolds et al., 2007; Zacks et al., 2007)","noteIndex":0},"citationItems":[{"id":212,"uris":["http://zotero.org/users/local/9ow2ppoL/items/H72YFN3U"],"itemData":{"id":212,"type":"article-journal","abstract":"Abstract\n            People tend to perceive ongoing continuous activity as series of discrete events. This partitioning of continuous activity may occur, in part, because events correspond to dynamic patterns that have recurred across different contexts. Recurring patterns may lead to reliable sequential dependencies in observers' experiences, which then can be used to guide perception. The curre</w:instrText>
      </w:r>
      <w:r w:rsidR="00080629">
        <w:rPr>
          <w:rFonts w:ascii="Times New Roman" w:hAnsi="Times New Roman" w:cs="Times New Roman" w:hint="eastAsia"/>
          <w:iCs/>
          <w:sz w:val="24"/>
          <w:szCs w:val="24"/>
        </w:rPr>
        <w:instrText>nt set of simulations investigated whether this statistical structure within events can be used 1) to develop stable internal representations that facilitate perception and 2) to learn when to update such representations in a self</w:instrText>
      </w:r>
      <w:r w:rsidR="00080629">
        <w:rPr>
          <w:rFonts w:ascii="Times New Roman" w:hAnsi="Times New Roman" w:cs="Times New Roman" w:hint="eastAsia"/>
          <w:iCs/>
          <w:sz w:val="24"/>
          <w:szCs w:val="24"/>
        </w:rPr>
        <w:instrText>‐</w:instrText>
      </w:r>
      <w:r w:rsidR="00080629">
        <w:rPr>
          <w:rFonts w:ascii="Times New Roman" w:hAnsi="Times New Roman" w:cs="Times New Roman" w:hint="eastAsia"/>
          <w:iCs/>
          <w:sz w:val="24"/>
          <w:szCs w:val="24"/>
        </w:rPr>
        <w:instrText>organizing manner. These</w:instrText>
      </w:r>
      <w:r w:rsidR="00080629">
        <w:rPr>
          <w:rFonts w:ascii="Times New Roman" w:hAnsi="Times New Roman" w:cs="Times New Roman"/>
          <w:iCs/>
          <w:sz w:val="24"/>
          <w:szCs w:val="24"/>
        </w:rPr>
        <w:instrText xml:space="preserve"> simulations demonstrate that experience with recurring patterns enables a system to accurately predict upcoming stimuli within an event, to identify boundaries between such events based on transient increases in prediction error, and to use such boundaries to improve prediction about subsequent activities.","container-title":"Cognitive Science","DOI":"10.1080/15326900701399913","ISSN":"0364-0213, 1551-6709","issue":"4","journalAbbreviation":"Cognitive Science","language":"en","page":"613-643","source":"DOI.org (Crossref)","title":"A Computational Model of Event Segmentation From Perceptual Prediction","volume":"31","author":[{"family":"Reynolds","given":"Jeremy R."},{"family":"Zacks","given":"Jeffrey M."},{"family":"Braver","given":"Todd S."}],"issued":{"date-parts":[["2007",7,8]]}}},{"id":21,"uris":["http://zotero.org/users/local/9ow2ppoL/items/S6QPRDQM"],"itemData":{"id":21,"type":"article-journal","container-title":"Psychological Bulletin","DOI":"10.1037/0033-2909.133.2.273","ISSN":"1939-1455, 0033-2909","issue":"2","journalAbbreviation":"Psychological Bulletin","language":"en","page":"273-293","source":"DOI.org (Crossref)","title":"Event perception: A mind-brain perspective.","title-short":"Event perception","volume":"133","author":[{"family":"Zacks","given":"Jeffrey M."},{"family":"Speer","given":"Nicole K."},{"family":"Swallow","given":"Khena M."},{"family":"Braver","given":"Todd S."},{"family":"Reynolds","given":"Jeremy R."}],"issued":{"date-parts":[["2007",3]]}}}],"schema":"https://github.com/citation-style-language/schema/raw/master/csl-citation.json"} </w:instrText>
      </w:r>
      <w:r w:rsidRPr="00C825F2">
        <w:rPr>
          <w:rFonts w:ascii="Times New Roman" w:hAnsi="Times New Roman" w:cs="Times New Roman"/>
          <w:iCs/>
          <w:sz w:val="24"/>
          <w:szCs w:val="24"/>
        </w:rPr>
        <w:fldChar w:fldCharType="separate"/>
      </w:r>
      <w:r w:rsidR="00080629">
        <w:rPr>
          <w:rFonts w:ascii="Times New Roman" w:hAnsi="Times New Roman" w:cs="Times New Roman"/>
          <w:iCs/>
          <w:noProof/>
          <w:sz w:val="24"/>
          <w:szCs w:val="24"/>
        </w:rPr>
        <w:t>(Reynolds et al., 2007; Zacks et al., 2007)</w:t>
      </w:r>
      <w:r w:rsidRPr="00C825F2">
        <w:rPr>
          <w:rFonts w:ascii="Times New Roman" w:hAnsi="Times New Roman" w:cs="Times New Roman"/>
          <w:iCs/>
          <w:sz w:val="24"/>
          <w:szCs w:val="24"/>
        </w:rPr>
        <w:fldChar w:fldCharType="end"/>
      </w:r>
      <w:commentRangeEnd w:id="2"/>
      <w:r w:rsidR="00A30180" w:rsidRPr="00C825F2">
        <w:rPr>
          <w:rStyle w:val="CommentReference"/>
          <w:rFonts w:ascii="Times New Roman" w:hAnsi="Times New Roman" w:cs="Times New Roman"/>
          <w:iCs/>
          <w:sz w:val="24"/>
          <w:szCs w:val="24"/>
        </w:rPr>
        <w:commentReference w:id="2"/>
      </w:r>
      <w:r w:rsidRPr="00C825F2">
        <w:rPr>
          <w:rFonts w:ascii="Times New Roman" w:hAnsi="Times New Roman" w:cs="Times New Roman"/>
          <w:iCs/>
          <w:sz w:val="24"/>
          <w:szCs w:val="24"/>
        </w:rPr>
        <w:t>.</w:t>
      </w:r>
    </w:p>
    <w:p w14:paraId="7468A955" w14:textId="6E351617" w:rsidR="007F5407" w:rsidRDefault="00C825F2" w:rsidP="00AE5D43">
      <w:pPr>
        <w:rPr>
          <w:rFonts w:ascii="Times New Roman" w:hAnsi="Times New Roman" w:cs="Times New Roman"/>
          <w:sz w:val="24"/>
          <w:szCs w:val="24"/>
        </w:rPr>
      </w:pPr>
      <w:r w:rsidRPr="00C825F2">
        <w:rPr>
          <w:rFonts w:ascii="Times New Roman" w:hAnsi="Times New Roman" w:cs="Times New Roman"/>
          <w:iCs/>
          <w:sz w:val="24"/>
          <w:szCs w:val="24"/>
        </w:rPr>
        <w:tab/>
      </w:r>
      <w:commentRangeStart w:id="3"/>
      <w:r w:rsidR="00525459" w:rsidRPr="00525459">
        <w:rPr>
          <w:rFonts w:ascii="Times New Roman" w:hAnsi="Times New Roman" w:cs="Times New Roman"/>
          <w:sz w:val="24"/>
          <w:szCs w:val="24"/>
        </w:rPr>
        <w:t>Recent years have witnessed burgeoning interest in event segmentation. Work in this area, frequently appearing in top-tier journals, spans large-scale behavioural experiments, naturalistic film-watching, neuroimaging, and clinical studies of memory fragmentation.</w:t>
      </w:r>
    </w:p>
    <w:p w14:paraId="1A623306" w14:textId="68816FD4" w:rsidR="00525459" w:rsidRDefault="00525459" w:rsidP="00AE5D43">
      <w:pPr>
        <w:rPr>
          <w:rFonts w:ascii="Times New Roman" w:hAnsi="Times New Roman" w:cs="Times New Roman"/>
          <w:sz w:val="24"/>
          <w:szCs w:val="24"/>
        </w:rPr>
      </w:pPr>
      <w:r w:rsidRPr="00525459">
        <w:rPr>
          <w:rFonts w:ascii="Times New Roman" w:hAnsi="Times New Roman" w:cs="Times New Roman"/>
          <w:sz w:val="24"/>
          <w:szCs w:val="24"/>
        </w:rPr>
        <w:t>Its expansion across lifespan and clinical populations highlights event boundaries as fundamental units of human experience</w:t>
      </w:r>
      <w:r w:rsidR="001E199E">
        <w:rPr>
          <w:rFonts w:ascii="Times New Roman" w:hAnsi="Times New Roman" w:cs="Times New Roman"/>
          <w:sz w:val="24"/>
          <w:szCs w:val="24"/>
        </w:rPr>
        <w:t xml:space="preserve"> </w:t>
      </w:r>
      <w:r w:rsidR="001E199E">
        <w:rPr>
          <w:rFonts w:ascii="Times New Roman" w:hAnsi="Times New Roman" w:cs="Times New Roman"/>
          <w:sz w:val="24"/>
          <w:szCs w:val="24"/>
        </w:rPr>
        <w:fldChar w:fldCharType="begin"/>
      </w:r>
      <w:r w:rsidR="001E199E">
        <w:rPr>
          <w:rFonts w:ascii="Times New Roman" w:hAnsi="Times New Roman" w:cs="Times New Roman"/>
          <w:sz w:val="24"/>
          <w:szCs w:val="24"/>
        </w:rPr>
        <w:instrText xml:space="preserve"> ADDIN ZOTERO_TEMP </w:instrText>
      </w:r>
      <w:r w:rsidR="001E199E">
        <w:rPr>
          <w:rFonts w:ascii="Times New Roman" w:hAnsi="Times New Roman" w:cs="Times New Roman"/>
          <w:sz w:val="24"/>
          <w:szCs w:val="24"/>
        </w:rPr>
        <w:fldChar w:fldCharType="separate"/>
      </w:r>
      <w:r w:rsidR="001E199E">
        <w:rPr>
          <w:rFonts w:ascii="Times New Roman" w:hAnsi="Times New Roman" w:cs="Times New Roman"/>
          <w:sz w:val="24"/>
          <w:szCs w:val="24"/>
        </w:rPr>
        <w:fldChar w:fldCharType="end"/>
      </w:r>
      <w:r w:rsidR="00080629">
        <w:rPr>
          <w:rFonts w:ascii="Times New Roman" w:hAnsi="Times New Roman" w:cs="Times New Roman"/>
          <w:sz w:val="24"/>
          <w:szCs w:val="24"/>
        </w:rPr>
        <w:fldChar w:fldCharType="begin"/>
      </w:r>
      <w:r w:rsidR="00223F7F">
        <w:rPr>
          <w:rFonts w:ascii="Times New Roman" w:hAnsi="Times New Roman" w:cs="Times New Roman"/>
          <w:sz w:val="24"/>
          <w:szCs w:val="24"/>
        </w:rPr>
        <w:instrText xml:space="preserve"> ADDIN ZOTERO_ITEM CSL_CITATION {"citationID":"uqj3KRzW","properties":{"formattedCitation":"(Baldassano et al., 2017; Ben-Yakov &amp; Dudai, 2011; Ben-Yakov &amp; Henson, 2018; Clewett et al., 2020; McClay et al., 2023; Reagh et al., 2020; Silva et al., 2025; Wyrobnik et al., 2022; Zacks et al., 2016)","plainCitation":"(Baldassano et al., 2017; Ben-Yakov &amp; Dudai, 2011; Ben-Yakov &amp; Henson, 2018; Clewett et al., 2020; McClay et al., 2023; Reagh et al., 2020; Silva et al., 2025; Wyrobnik et al., 2022; Zacks et al., 2016)","noteIndex":0},"citationItems":[{"id":207,"uris":["http://zotero.org/users/local/9ow2ppoL/items/9WWJCSCH"],"itemData":{"id":207,"type":"article-journal","container-title":"Neuron","DOI":"10.1016/j.neuron.2017.06.041","ISSN":"08966273","issue":"3","journalAbbreviation":"Neuron","language":"en","page":"709-721.e5","source":"DOI.org (Crossref)","title":"Discovering Event Structure in Continuous Narrative Perception and Memory","volume":"95","author":[{"family":"Baldassano","given":"Christopher"},{"family":"Chen","given":"Janice"},{"family":"Zadbood","given":"Asieh"},{"family":"Pillow","given":"Jonathan W."},{"family":"Hasson","given":"Uri"},{"family":"Norman","given":"Kenneth A."}],"issued":{"date-parts":[["2017",8]]}}},{"id":210,"uris":["http://zotero.org/users/local/9ow2ppoL/items/WDDNMATD"],"itemData":{"id":210,"type":"article-journal","container-title":"Journal of Neuroscience","DOI":"10.1523/JNEUROSCI.0702-11.2011","ISSN":"0270-6474, 1529-2401","issue":"24","journalAbbreviation":"Journal of Neuroscience","language":"en","page":"9032-9042","source":"DOI.org (Crossref)","title":"Constructing Realistic Engrams: Poststimulus Activity of Hippocampus and Dorsal Striatum Predicts Subsequent Episodic Memory","title-short":"Constructing Realistic Engrams","volume":"31","author":[{"family":"Ben-Yakov","given":"A."},{"family":"Dudai","given":"Y."}],"issued":{"date-parts":[["2011",6,15]]}}},{"id":222,"uris":["http://zotero.org/users/local/9ow2ppoL/items/7BFXFJ5K"],"itemData":{"id":222,"type":"article-journal","abstract":"The function of the human hippocampus is normally investigated by experimental manipulation of discrete events. Less is known about what triggers hippocampal activity during more naturalistic, continuous experience. We hypothesized that the hippocampus would be sensitive to the occurrence of event boundaries, that is, moments in time identified by observers as a transition between events. To address this, we analyzed functional MRI data from two groups: one (\n              n\n              = 253, 131 female) who viewed an 8.5 min film and another (\n              n\n              = 15, 6 female) who viewed a 120 min film. We observed a strong hippocampal response at boundaries defined by independent observers, which was modulated by boundary salience (the number of observers that identified each boundary). In the longer film, there were sufficient boundaries to show that this modulation remained after covarying out a large number of perceptual factors. This hypothesis-driven approach was complemented by a data-driven approach, in which we identified hippocampal events as moments in time with the strongest hippocampal activity. The correspondence between these hippocampal events and event boundaries was highly significant, revealing that the hippocampal response is not only sensitive, but also specific to event boundaries. We conclude that event boundaries play a key role in shaping hippocampal activity during encoding of naturalistic events.\n            \n            \n              SIGNIFICANCE STATEMENT\n              Recent years have seen the field of human neuroscience research transitioning from experiments with simple stimuli to the study of more complex and naturalistic experience. Nonetheless, our understanding of the function of many brain regions, such as the hippocampus, is based primarily on the study of brief, discrete events. As a result, we know little of what triggers hippocampal activity in real-life settings when we are exposed to a continuous stream of information. When does the hippocampus “decide” to respond during the encoding of naturalistic experience? We reveal here that hippocampal activity measured by fMRI during film watching is both sensitive and specific to event boundaries, identifying a potential mechanism whereby event boundaries shape experience by modulation of hippocampal activity.","container-title":"The Journal of Neuroscience","DOI":"10.1523/JNEUROSCI.0524-18.2018","ISSN":"0270-6474, 1529-2401","issue":"47","journalAbbreviation":"J. Neurosci.","language":"en","license":"https://creativecommons.org/licenses/by-nc-sa/4.0/","page":"10057-10068","source":"DOI.org (Crossref)","title":"The Hippocampal Film Editor: Sensitivity and Specificity to Event Boundaries in Continuous Experience","title-short":"The Hippocampal Film Editor","volume":"38","editor":[{"family":"Ben-Yakov","given":"Aya"},{"family":"Henson","given":"Richard N."}],"issued":{"date-parts":[["2018",11,21]]}}},{"id":74,"uris":["http://zotero.org/users/local/9ow2ppoL/items/S7A6KW7F"],"itemData":{"id":74,"type":"article-journal","abstract":"Abstract\n            Everyday life unfolds continuously, yet we tend to remember past experiences as discrete event sequences or episodes. Although this phenomenon has been well documented, the neuromechanisms that support the transformation of continuous experience into distinct and memorable episodes remain unknown. Here, we show that changes in context, or event boundaries, elicit a burst of autonomic arousal, as indexed by pupil dilation. Event boundaries also lead to the segmentation of adjacent episodes in later memory, evidenced by changes in memory for the temporal duration, order, and perceptual details of recent event sequences. These subjective and objective changes in temporal memory are also related to distinct temporal features of pupil dilations to boundaries as well as to the temporal stability of more prolonged pupil-linked arousal states. Collectively, our findings suggest that pupil measures reflect both stability and change in ongoing mental context representations, which in turn shape the temporal structure of memory.","container-title":"Nature Communications","DOI":"10.1038/s41467-020-17851-9","ISSN":"2041-1723","issue":"1","journalAbbreviation":"Nat Commun","language":"en","page":"4007","source":"DOI.org (Crossref)","title":"Pupil-linked arousal signals track the temporal organization of events in memory","volume":"11","author":[{"family":"Clewett","given":"David"},{"family":"Gasser","given":"Camille"},{"family":"Davachi","given":"Lila"}],"issued":{"date-parts":[["2020",8,11]]}}},{"id":42,"uris":["http://zotero.org/users/local/9ow2ppoL/items/K7MJC7VG"],"itemData":{"id":42,"type":"article-journal","abstract":"Abstract\n            Human emotions fluctuate over time. However, it is unclear how these shifting emotional states influence the organization of episodic memory. Here, we examine how emotion dynamics transform experiences into memorable events. Using custom musical pieces and a dynamic emotion-tracking tool to elicit and measure temporal fluctuations in felt valence and arousal, our results demonstrate that memory is organized around emotional states. While listening to music, fluctuations between different emotional valences bias temporal encoding process toward memory integration or separation. Whereas a large absolute or negative shift in valence helps segment memories into episodes, a positive emotional shift binds sequential representations together. Both discrete and dynamic shifts in music-evoked valence and arousal also enhance delayed item and temporal source memory for concurrent neutral items, signaling the beginning of new emotional events. These findings are in line with the idea that the rise and fall of emotions can sculpt unfolding experiences into memories of meaningful events.","container-title":"Nature Communications","DOI":"10.1038/s41467-023-42241-2","ISSN":"2041-1723","issue":"1","journalAbbreviation":"Nat Commun","language":"en","page":"6533","source":"DOI.org (Crossref)","title":"Dynamic emotional states shape the episodic structure of memory","volume":"14","author":[{"family":"McClay","given":"Mason"},{"family":"Sachs","given":"Matthew E."},{"family":"Clewett","given":"David"}],"issued":{"date-parts":[["2023",10,17]]}}},{"id":214,"uris":["http://zotero.org/users/local/9ow2ppoL/items/RNN8J8UI"],"itemData":{"id":214,"type":"article-journal","abstract":"Abstract\n            Recent research has highlighted a role for the hippocampus and a Posterior Medial cortical network in signaling event boundaries. However, little is known about whether or how these neural processes change over the course of healthy aging. Here, 546 cognitively normal participants 18–88 years old viewed a short movie while brain activity was measured using fMRI. The hippocampus and regions of the Posterior Medial network show increased activity at event boundaries, but these boundary-evoked responses decrease with age. Boundary-evoked activity in the posterior hippocampus predicts performance on a separate test of memory for stories, suggesting that hippocampal activity during event segmentation may be a broad indicator of individual differences in episodic memory ability. In contrast, boundary-evoked responses in the medial prefrontal cortex and middle temporal gyrus increase across the age range. These findings suggest that aging may alter neural processes for segmenting and remembering continuous real-world experiences.","container-title":"Nature Communications","DOI":"10.1038/s41467-020-17713-4","ISSN":"2041-1723","issue":"1","journalAbbreviation":"Nat Commun","language":"en","page":"3980","source":"DOI.org (Crossref)","title":"Aging alters neural activity at event boundaries in the hippocampus and Posterior Medial network","volume":"11","author":[{"family":"Reagh","given":"Zachariah M."},{"family":"Delarazan","given":"Angelique I."},{"family":"Garber","given":"Alexander"},{"family":"Ranganath","given":"Charan"}],"issued":{"date-parts":[["2020",8,7]]}}},{"id":213,"uris":["http://zotero.org/users/local/9ow2ppoL/items/RE5UT5DC"],"itemData":{"id":213,"type":"article-journal","container-title":"Nature Communications","DOI":"10.1038/s41467-025-60788-0","ISSN":"2041-1723","issue":"1","journalAbbreviation":"Nat Commun","language":"en","page":"5647","source":"DOI.org (Crossref)","title":"Movie-watching evokes ripple-like activity within events and at event boundaries","volume":"16","author":[{"family":"Silva","given":"Marta"},{"family":"Wu","given":"Xiongbo"},{"family":"Sabio","given":"Marc"},{"family":"Conde-Blanco","given":"Estefanía"},{"family":"Roldán","given":"Pedro"},{"family":"Donaire","given":"Antonio"},{"family":"Carreño","given":"Mar"},{"family":"Axmacher","given":"Nikolai"},{"family":"Baldassano","given":"Christopher"},{"family":"Fuentemilla","given":"Lluís"}],"issued":{"date-parts":[["2025",7,1]]}}},{"id":216,"uris":["http://zotero.org/users/local/9ow2ppoL/items/WXEI5RUV"],"itemData":{"id":216,"type":"article-journal","container-title":"Brain and Cognition","DOI":"10.1016/j.bandc.2022.105912","ISSN":"02782626","journalAbbreviation":"Brain and Cognition","language":"en","page":"105912","source":"DOI.org (Crossref)","title":"Relation between event segmentation and memory dysfunction in Parkinson’s disease","volume":"163","author":[{"family":"Wyrobnik","given":"Michelle"},{"family":"Van Der Meer","given":"Elke"},{"family":"Klostermann","given":"Fabian"}],"issued":{"date-parts":[["2022",11]]}}},{"id":218,"uris":["http://zotero.org/users/local/9ow2ppoL/items/S8JH9GR5"],"itemData":{"id":218,"type":"article-journal","container-title":"Cortex","DOI":"10.1016/j.cortex.2015.11.002","ISSN":"00109452","journalAbbreviation":"Cortex","language":"en","page":"233-246","source":"DOI.org (Crossref)","title":"Effects of penetrating traumatic brain injury on event segmentation and memory","volume":"74","author":[{"family":"Zacks","given":"Jeffrey M."},{"family":"Kurby","given":"Christopher A."},{"family":"Landazabal","given":"Claudia S."},{"family":"Krueger","given":"Frank"},{"family":"Grafman","given":"Jordan"}],"issued":{"date-parts":[["2016",1]]}}}],"schema":"https://github.com/citation-style-language/schema/raw/master/csl-citation.json"} </w:instrText>
      </w:r>
      <w:r w:rsidR="00080629">
        <w:rPr>
          <w:rFonts w:ascii="Times New Roman" w:hAnsi="Times New Roman" w:cs="Times New Roman"/>
          <w:sz w:val="24"/>
          <w:szCs w:val="24"/>
        </w:rPr>
        <w:fldChar w:fldCharType="separate"/>
      </w:r>
      <w:r w:rsidR="00223F7F">
        <w:rPr>
          <w:rFonts w:ascii="Times New Roman" w:hAnsi="Times New Roman" w:cs="Times New Roman"/>
          <w:noProof/>
          <w:sz w:val="24"/>
          <w:szCs w:val="24"/>
        </w:rPr>
        <w:t>(Baldassano et al., 2017; Ben-Yakov &amp; Dudai, 2011; Ben-Yakov &amp; Henson, 2018; Clewett et al., 2020; McClay et al., 2023; Reagh et al., 2020; Silva et al., 2025; Wyrobnik et al., 2022; Zacks et al., 2016)</w:t>
      </w:r>
      <w:r w:rsidR="00080629">
        <w:rPr>
          <w:rFonts w:ascii="Times New Roman" w:hAnsi="Times New Roman" w:cs="Times New Roman"/>
          <w:sz w:val="24"/>
          <w:szCs w:val="24"/>
        </w:rPr>
        <w:fldChar w:fldCharType="end"/>
      </w:r>
      <w:commentRangeEnd w:id="3"/>
      <w:r w:rsidR="00A30180">
        <w:rPr>
          <w:rStyle w:val="CommentReference"/>
          <w:rFonts w:ascii="Times New Roman" w:hAnsi="Times New Roman" w:cs="Times New Roman"/>
          <w:sz w:val="24"/>
          <w:szCs w:val="24"/>
        </w:rPr>
        <w:commentReference w:id="3"/>
      </w:r>
      <w:r w:rsidR="001E199E">
        <w:rPr>
          <w:rFonts w:ascii="Times New Roman" w:hAnsi="Times New Roman" w:cs="Times New Roman"/>
          <w:sz w:val="24"/>
          <w:szCs w:val="24"/>
        </w:rPr>
        <w:t>.</w:t>
      </w:r>
    </w:p>
    <w:p w14:paraId="3175446A" w14:textId="00A53E99" w:rsidR="00525459" w:rsidRDefault="00525459" w:rsidP="00AE5D43">
      <w:pPr>
        <w:rPr>
          <w:rFonts w:ascii="Times New Roman" w:hAnsi="Times New Roman" w:cs="Times New Roman"/>
          <w:sz w:val="24"/>
          <w:szCs w:val="24"/>
          <w:lang w:eastAsia="zh-CN"/>
        </w:rPr>
      </w:pPr>
      <w:r>
        <w:rPr>
          <w:rFonts w:ascii="Times New Roman" w:hAnsi="Times New Roman" w:cs="Times New Roman"/>
          <w:sz w:val="24"/>
          <w:szCs w:val="24"/>
        </w:rPr>
        <w:tab/>
      </w:r>
      <w:r w:rsidRPr="00525459">
        <w:rPr>
          <w:rFonts w:ascii="Times New Roman" w:hAnsi="Times New Roman" w:cs="Times New Roman"/>
          <w:sz w:val="24"/>
          <w:szCs w:val="24"/>
        </w:rPr>
        <w:t>Neural evidence suggests that these boundaries are associated with significant increases in hippocampal activity, particularly around the offsets of events in naturalistic stimuli</w:t>
      </w:r>
      <w:r w:rsidR="00E370E1">
        <w:rPr>
          <w:rFonts w:ascii="Times New Roman" w:hAnsi="Times New Roman" w:cs="Times New Roman"/>
          <w:sz w:val="24"/>
          <w:szCs w:val="24"/>
        </w:rPr>
        <w:t xml:space="preserve"> </w:t>
      </w:r>
      <w:r w:rsidR="00C21395">
        <w:rPr>
          <w:rFonts w:ascii="Times New Roman" w:hAnsi="Times New Roman" w:cs="Times New Roman"/>
          <w:sz w:val="24"/>
          <w:szCs w:val="24"/>
        </w:rPr>
        <w:fldChar w:fldCharType="begin"/>
      </w:r>
      <w:r w:rsidR="00223F7F">
        <w:rPr>
          <w:rFonts w:ascii="Times New Roman" w:hAnsi="Times New Roman" w:cs="Times New Roman"/>
          <w:sz w:val="24"/>
          <w:szCs w:val="24"/>
        </w:rPr>
        <w:instrText xml:space="preserve"> ADDIN ZOTERO_ITEM CSL_CITATION {"citationID":"tRboYwek","properties":{"formattedCitation":"(Ben-Yakov &amp; Dudai, 2011; Ben-Yakov &amp; Henson, 2018)","plainCitation":"(Ben-Yakov &amp; Dudai, 2011; Ben-Yakov &amp; Henson, 2018)","noteIndex":0},"citationItems":[{"id":210,"uris":["http://zotero.org/users/local/9ow2ppoL/items/WDDNMATD"],"itemData":{"id":210,"type":"article-journal","container-title":"Journal of Neuroscience","DOI":"10.1523/JNEUROSCI.0702-11.2011","ISSN":"0270-6474, 1529-2401","issue":"24","journalAbbreviation":"Journal of Neuroscience","language":"en","page":"9032-9042","source":"DOI.org (Crossref)","title":"Constructing Realistic Engrams: Poststimulus Activity of Hippocampus and Dorsal Striatum Predicts Subsequent Episodic Memory","title-short":"Constructing Realistic Engrams","volume":"31","author":[{"family":"Ben-Yakov","given":"A."},{"family":"Dudai","given":"Y."}],"issued":{"date-parts":[["2011",6,15]]}}},{"id":222,"uris":["http://zotero.org/users/local/9ow2ppoL/items/7BFXFJ5K"],"itemData":{"id":222,"type":"article-journal","abstract":"The function of the human hippocampus is normally investigated by experimental manipulation of discrete events. Less is known about what triggers hippocampal activity during more naturalistic, continuous experience. We hypothesized that the hippocampus would be sensitive to the occurrence of event boundaries, that is, moments in time identified by observers as a transition between events. To address this, we analyzed functional MRI data from two groups: one (\n              n\n              = 253, 131 female) who viewed an 8.5 min film and another (\n              n\n              = 15, 6 female) who viewed a 120 min film. We observed a strong hippocampal response at boundaries defined by independent observers, which was modulated by boundary salience (the number of observers that identified each boundary). In the longer film, there were sufficient boundaries to show that this modulation remained after covarying out a large number of perceptual factors. This hypothesis-driven approach was complemented by a data-driven approach, in which we identified hippocampal events as moments in time with the strongest hippocampal activity. The correspondence between these hippocampal events and event boundaries was highly significant, revealing that the hippocampal response is not only sensitive, but also specific to event boundaries. We conclude that event boundaries play a key role in shaping hippocampal activity during encoding of naturalistic events.\n            \n            \n              SIGNIFICANCE STATEMENT\n              Recent years have seen the field of human neuroscience research transitioning from experiments with simple stimuli to the study of more complex and naturalistic experience. Nonetheless, our understanding of the function of many brain regions, such as the hippocampus, is based primarily on the study of brief, discrete events. As a result, we know little of what triggers hippocampal activity in real-life settings when we are exposed to a continuous stream of information. When does the hippocampus “decide” to respond during the encoding of naturalistic experience? We reveal here that hippocampal activity measured by fMRI during film watching is both sensitive and specific to event boundaries, identifying a potential mechanism whereby event boundaries shape experience by modulation of hippocampal activity.","container-title":"The Journal of Neuroscience","DOI":"10.1523/JNEUROSCI.0524-18.2018","ISSN":"0270-6474, 1529-2401","issue":"47","journalAbbreviation":"J. Neurosci.","language":"en","license":"https://creativecommons.org/licenses/by-nc-sa/4.0/","page":"10057-10068","source":"DOI.org (Crossref)","title":"The Hippocampal Film Editor: Sensitivity and Specificity to Event Boundaries in Continuous Experience","title-short":"The Hippocampal Film Editor","volume":"38","editor":[{"family":"Ben-Yakov","given":"Aya"},{"family":"Henson","given":"Richard N."}],"issued":{"date-parts":[["2018",11,21]]}}}],"schema":"https://github.com/citation-style-language/schema/raw/master/csl-citation.json"} </w:instrText>
      </w:r>
      <w:r w:rsidR="00C21395">
        <w:rPr>
          <w:rFonts w:ascii="Times New Roman" w:hAnsi="Times New Roman" w:cs="Times New Roman"/>
          <w:sz w:val="24"/>
          <w:szCs w:val="24"/>
        </w:rPr>
        <w:fldChar w:fldCharType="separate"/>
      </w:r>
      <w:r w:rsidR="00223F7F">
        <w:rPr>
          <w:rFonts w:ascii="Times New Roman" w:hAnsi="Times New Roman" w:cs="Times New Roman"/>
          <w:noProof/>
          <w:sz w:val="24"/>
          <w:szCs w:val="24"/>
        </w:rPr>
        <w:t>(Ben-Yakov &amp; Dudai, 2011; Ben-Yakov &amp; Henson, 2018)</w:t>
      </w:r>
      <w:r w:rsidR="00C21395">
        <w:rPr>
          <w:rFonts w:ascii="Times New Roman" w:hAnsi="Times New Roman" w:cs="Times New Roman"/>
          <w:sz w:val="24"/>
          <w:szCs w:val="24"/>
        </w:rPr>
        <w:fldChar w:fldCharType="end"/>
      </w:r>
      <w:r w:rsidR="00C21395">
        <w:rPr>
          <w:rFonts w:ascii="Times New Roman" w:hAnsi="Times New Roman" w:cs="Times New Roman" w:hint="eastAsia"/>
          <w:sz w:val="24"/>
          <w:szCs w:val="24"/>
          <w:lang w:eastAsia="zh-CN"/>
        </w:rPr>
        <w:t xml:space="preserve">. </w:t>
      </w:r>
      <w:r w:rsidR="00E041F6" w:rsidRPr="00E041F6">
        <w:rPr>
          <w:rFonts w:ascii="Times New Roman" w:hAnsi="Times New Roman" w:cs="Times New Roman"/>
          <w:sz w:val="24"/>
          <w:szCs w:val="24"/>
          <w:lang w:eastAsia="zh-CN"/>
        </w:rPr>
        <w:t>Boundary processing also engages a broader cortical network (e.g., posterior medial cortex and angular gyrus). These peaks in activity have been interpreted as reflecting a mechanism for encoding and updating event representations, which in turn shapes how information is stored and later retrieved from memory</w:t>
      </w:r>
      <w:r w:rsidR="00E041F6">
        <w:rPr>
          <w:rFonts w:ascii="Times New Roman" w:hAnsi="Times New Roman" w:cs="Times New Roman"/>
          <w:sz w:val="24"/>
          <w:szCs w:val="24"/>
          <w:lang w:eastAsia="zh-CN"/>
        </w:rPr>
        <w:t xml:space="preserve"> </w:t>
      </w:r>
      <w:r>
        <w:rPr>
          <w:rFonts w:ascii="Times New Roman" w:hAnsi="Times New Roman" w:cs="Times New Roman"/>
          <w:sz w:val="24"/>
          <w:szCs w:val="24"/>
        </w:rPr>
        <w:fldChar w:fldCharType="begin"/>
      </w:r>
      <w:r>
        <w:rPr>
          <w:rFonts w:ascii="Times New Roman" w:hAnsi="Times New Roman" w:cs="Times New Roman"/>
          <w:sz w:val="24"/>
          <w:szCs w:val="24"/>
        </w:rPr>
        <w:instrText xml:space="preserve"> ADDIN ZOTERO_ITEM CSL_CITATION {"citationID":"7pHeegXN","properties":{"formattedCitation":"(Baldassano et al., 2017)","plainCitation":"(Baldassano et al., 2017)","noteIndex":0},"citationItems":[{"id":207,"uris":["http://zotero.org/users/local/9ow2ppoL/items/9WWJCSCH"],"itemData":{"id":207,"type":"article-journal","container-title":"Neuron","DOI":"10.1016/j.neuron.2017.06.041","ISSN":"08966273","issue":"3","journalAbbreviation":"Neuron","language":"en","page":"709-721.e5","source":"DOI.org (Crossref)","title":"Discovering Event Structure in Continuous Narrative Perception and Memory","volume":"95","author":[{"family":"Baldassano","given":"Christopher"},{"family":"Chen","given":"Janice"},{"family":"Zadbood","given":"Asieh"},{"family":"Pillow","given":"Jonathan W."},{"family":"Hasson","given":"Uri"},{"family":"Norman","given":"Kenneth A."}],"issued":{"date-parts":[["2017",8]]}}}],"schema":"https://github.com/citation-style-language/schema/raw/master/csl-citation.json"} </w:instrText>
      </w:r>
      <w:r>
        <w:rPr>
          <w:rFonts w:ascii="Times New Roman" w:hAnsi="Times New Roman" w:cs="Times New Roman"/>
          <w:sz w:val="24"/>
          <w:szCs w:val="24"/>
        </w:rPr>
        <w:fldChar w:fldCharType="separate"/>
      </w:r>
      <w:r>
        <w:rPr>
          <w:rFonts w:ascii="Times New Roman" w:hAnsi="Times New Roman" w:cs="Times New Roman"/>
          <w:noProof/>
          <w:sz w:val="24"/>
          <w:szCs w:val="24"/>
        </w:rPr>
        <w:t>(Baldassano et al., 2017)</w:t>
      </w:r>
      <w:r>
        <w:rPr>
          <w:rFonts w:ascii="Times New Roman" w:hAnsi="Times New Roman" w:cs="Times New Roman"/>
          <w:sz w:val="24"/>
          <w:szCs w:val="24"/>
        </w:rPr>
        <w:fldChar w:fldCharType="end"/>
      </w:r>
      <w:r w:rsidR="00E370E1">
        <w:rPr>
          <w:rFonts w:ascii="Times New Roman" w:hAnsi="Times New Roman" w:cs="Times New Roman"/>
          <w:sz w:val="24"/>
          <w:szCs w:val="24"/>
        </w:rPr>
        <w:t>.</w:t>
      </w:r>
    </w:p>
    <w:p w14:paraId="6C8BD871" w14:textId="4754CB97" w:rsidR="003523E9" w:rsidRPr="00394CDE" w:rsidRDefault="00525459" w:rsidP="00AE5D43">
      <w:pPr>
        <w:rPr>
          <w:rFonts w:ascii="Times New Roman" w:hAnsi="Times New Roman" w:cs="Times New Roman"/>
          <w:sz w:val="24"/>
          <w:szCs w:val="24"/>
        </w:rPr>
      </w:pPr>
      <w:r>
        <w:rPr>
          <w:rFonts w:ascii="Times New Roman" w:hAnsi="Times New Roman" w:cs="Times New Roman"/>
          <w:sz w:val="24"/>
          <w:szCs w:val="24"/>
        </w:rPr>
        <w:tab/>
      </w:r>
      <w:r w:rsidR="00E370E1">
        <w:rPr>
          <w:rFonts w:ascii="Times New Roman" w:hAnsi="Times New Roman" w:cs="Times New Roman"/>
          <w:sz w:val="24"/>
          <w:szCs w:val="24"/>
        </w:rPr>
        <w:t>It is reasonable to hypothesize that i</w:t>
      </w:r>
      <w:r w:rsidRPr="00525459">
        <w:rPr>
          <w:rFonts w:ascii="Times New Roman" w:hAnsi="Times New Roman" w:cs="Times New Roman"/>
          <w:sz w:val="24"/>
          <w:szCs w:val="24"/>
        </w:rPr>
        <w:t xml:space="preserve">f boundaries trigger neural “updating” of the current event model, they </w:t>
      </w:r>
      <w:r w:rsidR="00E370E1">
        <w:rPr>
          <w:rFonts w:ascii="Times New Roman" w:hAnsi="Times New Roman" w:cs="Times New Roman"/>
          <w:sz w:val="24"/>
          <w:szCs w:val="24"/>
        </w:rPr>
        <w:t>w</w:t>
      </w:r>
      <w:r w:rsidRPr="00525459">
        <w:rPr>
          <w:rFonts w:ascii="Times New Roman" w:hAnsi="Times New Roman" w:cs="Times New Roman"/>
          <w:sz w:val="24"/>
          <w:szCs w:val="24"/>
        </w:rPr>
        <w:t>ould also produce measurable behavioural signatures.</w:t>
      </w:r>
      <w:r>
        <w:rPr>
          <w:rFonts w:ascii="Times New Roman" w:hAnsi="Times New Roman" w:cs="Times New Roman"/>
          <w:sz w:val="24"/>
          <w:szCs w:val="24"/>
        </w:rPr>
        <w:t xml:space="preserve"> </w:t>
      </w:r>
      <w:r w:rsidR="001F158E" w:rsidRPr="001F158E">
        <w:rPr>
          <w:rFonts w:ascii="Times New Roman" w:hAnsi="Times New Roman" w:cs="Times New Roman"/>
          <w:sz w:val="24"/>
          <w:szCs w:val="24"/>
        </w:rPr>
        <w:t>Two established behavioural read-outs of event boundary perception are reduced temporal order memory accuracy and increased temporal distance ratings. Specifically, pairs encoded across two consecutive events show lower order memory and higher distance ratings than pairs encoded within a single event.</w:t>
      </w:r>
      <w:r w:rsidR="00C825F2" w:rsidRPr="00C825F2">
        <w:rPr>
          <w:rFonts w:ascii="Times New Roman" w:hAnsi="Times New Roman" w:cs="Times New Roman"/>
          <w:sz w:val="24"/>
          <w:szCs w:val="24"/>
        </w:rPr>
        <w:t xml:space="preserve"> </w:t>
      </w:r>
      <w:commentRangeStart w:id="4"/>
      <w:r w:rsidR="00C825F2" w:rsidRPr="00C825F2">
        <w:rPr>
          <w:rFonts w:ascii="Times New Roman" w:hAnsi="Times New Roman" w:cs="Times New Roman"/>
          <w:sz w:val="24"/>
          <w:szCs w:val="24"/>
        </w:rPr>
        <w:fldChar w:fldCharType="begin"/>
      </w:r>
      <w:r w:rsidR="0015521B">
        <w:rPr>
          <w:rFonts w:ascii="Times New Roman" w:hAnsi="Times New Roman" w:cs="Times New Roman"/>
          <w:sz w:val="24"/>
          <w:szCs w:val="24"/>
        </w:rPr>
        <w:instrText xml:space="preserve"> ADDIN ZOTERO_ITEM CSL_CITATION {"citationID":"arocZtUC","properties":{"formattedCitation":"(Bangert et al., 2020; Clewett et al., 2020; DuBrow &amp; Davachi, 2013; Heusser et al., 2018; Horner et al., 2016; Lohnas et al., 2023; Pu et al., 2022; Wang &amp; Egner, 2022)","plainCitation":"(Bangert et al., 2020; Clewett et al., 2020; DuBrow &amp; Davachi, 2013; Heusser et al., 2018; Horner et al., 2016; Lohnas et al., 2023; Pu et al., 2022; Wang &amp; Egner, 2022)","noteIndex":0},"citationItems":[{"id":118,"uris":["http://zotero.org/users/local/9ow2ppoL/items/BDLU3HMF"],"itemData":{"id":118,"type":"article-journal","container-title":"Attention, Perception, &amp; Psychophysics","DOI":"10.3758/s13414-019-01829-x","ISSN":"1943-3921, 1943-393X","issue":"3","journalAbbreviation":"Atten Percept Psychophys","language":"en","page":"1459-1472","source":"DOI.org (Crossref)","title":"Crossing event boundaries changes prospective perceptions of temporal length and proximity","volume":"82","author":[{"family":"Bangert","given":"Ashley S."},{"family":"Kurby","given":"Christopher A."},{"family":"Hughes","given":"Allyson S."},{"family":"Carrasco","given":"Omar"}],"issued":{"date-parts":[["2020",4]]}}},{"id":74,"uris":["http://zotero.org/users/local/9ow2ppoL/items/S7A6KW7F"],"itemData":{"id":74,"type":"article-journal","abstract":"Abstract\n            Everyday life unfolds continuously, yet we tend to remember past experiences as discrete event sequences or episodes. Although this phenomenon has been well documented, the neuromechanisms that support the transformation of continuous experience into distinct and memorable episodes remain unknown. Here, we show that changes in context, or event boundaries, elicit a burst of autonomic arousal, as indexed by pupil dilation. Event boundaries also lead to the segmentation of adjacent episodes in later memory, evidenced by changes in memory for the temporal duration, order, and perceptual details of recent event sequences. These subjective and objective changes in temporal memory are also related to distinct temporal features of pupil dilations to boundaries as well as to the temporal stability of more prolonged pupil-linked arousal states. Collectively, our findings suggest that pupil measures reflect both stability and change in ongoing mental context representations, which in turn shape the temporal structure of memory.","container-title":"Nature Communications","DOI":"10.1038/s41467-020-17851-9","ISSN":"2041-1723","issue":"1","journalAbbreviation":"Nat Commun","language":"en","page":"4007","source":"DOI.org (Crossref)","title":"Pupil-linked arousal signals track the temporal organization of events in memory","volume":"11","author":[{"family":"Clewett","given":"David"},{"family":"Gasser","given":"Camille"},{"family":"Davachi","given":"Lila"}],"issued":{"date-parts":[["2020",8,11]]}}},{"id":5,"uris":["http://zotero.org/users/local/9ow2ppoL/items/BH8IPUDD"],"itemData":{"id":5,"type":"article-journal","container-title":"Journal of Experimental Psychology: General","DOI":"10.1037/a0034024","ISSN":"1939-2222, 0096-3445","issue":"4","journalAbbreviation":"Journal of Experimental Psychology: General","language":"en","page":"1277-1286","source":"DOI.org (Crossref)","title":"The influence of context boundaries on memory for the sequential order of events.","volume":"142","author":[{"family":"DuBrow","given":"Sarah"},{"family":"Davachi","given":"Lila"}],"issued":{"date-parts":[["2013",11]]}}},{"id":48,"uris":["http://zotero.org/users/local/9ow2ppoL/items/GFY98NYC"],"itemData":{"id":48,"type":"article-journal","container-title":"Journal of Experimental Psychology: Learning, Memory, and Cognition","DOI":"10.1037/xlm0000503","ISSN":"1939-1285, 0278-7393","issue":"7","journalAbbreviation":"Journal of Experimental Psychology: Learning, Memory, and Cognition","language":"en","license":"http://www.apa.org/pubs/journals/resources/open-access.aspx","page":"1075-1090","source":"DOI.org (Crossref)","title":"Perceptual boundaries cause mnemonic trade-offs between local boundary processing and across-trial associative binding.","volume":"44","author":[{"family":"Heusser","given":"Andrew C."},{"family":"Ezzyat","given":"Youssef"},{"family":"Shiff","given":"Ilana"},{"family":"Davachi","given":"Lila"}],"issued":{"date-parts":[["2018",7]]}}},{"id":25,"uris":["http://zotero.org/users/local/9ow2ppoL/items/WIJUPVN7"],"itemData":{"id":25,"type":"article-journal","container-title":"Cognition","DOI":"10.1016/j.cognition.2016.05.013","ISSN":"00100277","journalAbbreviation":"Cognition","language":"en","page":"151-164","source":"DOI.org (Crossref)","title":"The role of spatial boundaries in shaping long-term event representations","volume":"154","author":[{"family":"Horner","given":"Aidan J."},{"family":"Bisby","given":"James A."},{"family":"Wang","given":"Aijing"},{"family":"Bogus","given":"Katrina"},{"family":"Burgess","given":"Neil"}],"issued":{"date-parts":[["2016",9]]}}},{"id":200,"uris":["http://zotero.org/users/local/9ow2ppoL/items/YINSEBZJ"],"itemData":{"id":200,"type":"article-journal","container-title":"Journal of Experimental Psychology: General","DOI":"10.1037/xge0001354","ISSN":"1939-2222, 0096-3445","issue":"7","journalAbbreviation":"Journal of Experimental Psychology: General","language":"en","license":"http://www.apa.org/pubs/journals/resources/open-access.aspx","page":"1840-1872","source":"DOI.org (Crossref)","title":"Neural temporal context reinstatement of event structure during memory recall.","volume":"152","author":[{"family":"Lohnas","given":"Lynn J."},{"family":"Healey","given":"M. Karl"},{"family":"Davachi","given":"Lila"}],"issued":{"date-parts":[["2023",7]]}}},{"id":195,"uris":["http://zotero.org/users/local/9ow2ppoL/items/547HNTB5"],"itemData":{"id":195,"type":"article-journal","abstract":"Abstract\n            In memory, our continuous experiences are broken up into discrete events. Boundaries between events are known to influence the temporal organization of memory. However, how and through which mechanism event boundaries shape temporal order memory (TOM) remains unknown. Across four experiments, we show that event boundaries exert a dual role: improving TOM for items within an event and impairing TOM for items across events. Decreasing event length in a list enhances TOM, but only for items at earlier local event positions, an effect we term the local primacy effect. A computational model, in which items are associated to a temporal context signal that drifts over time but resets at boundaries captures all behavioural results. Our findings provide a unified algorithmic mechanism for understanding how and why event boundaries affect TOM, reconciling a long-standing paradox of why both contextual similarity and dissimilarity promote TOM.","container-title":"Nature Communications","DOI":"10.1038/s41467-022-28216-9","ISSN":"2041-1723","issue":"1","journalAbbreviation":"Nat Commun","language":"en","page":"622","source":"DOI.org (Crossref)","title":"Event boundaries shape temporal organization of memory by resetting temporal context","volume":"13","author":[{"family":"Pu","given":"Yi"},{"family":"Kong","given":"Xiang-Zhen"},{"family":"Ranganath","given":"Charan"},{"family":"Melloni","given":"Lucia"}],"issued":{"date-parts":[["2022",2,2]]}}},{"id":50,"uris":["http://zotero.org/users/local/9ow2ppoL/items/WJ8SDFAJ"],"itemData":{"id":50,"type":"article-journal","container-title":"Cognition","DOI":"10.1016/j.cognition.2021.104992","ISSN":"00100277","journalAbbreviation":"Cognition","language":"en","page":"104992","source":"DOI.org (Crossref)","title":"Switching task sets creates event boundaries in memory","volume":"221","author":[{"family":"Wang","given":"Yuxi Candice"},{"family":"Egner","given":"Tobias"}],"issued":{"date-parts":[["2022",4]]}}}],"schema":"https://github.com/citation-style-language/schema/raw/master/csl-citation.json"} </w:instrText>
      </w:r>
      <w:r w:rsidR="00C825F2" w:rsidRPr="00C825F2">
        <w:rPr>
          <w:rFonts w:ascii="Times New Roman" w:hAnsi="Times New Roman" w:cs="Times New Roman"/>
          <w:sz w:val="24"/>
          <w:szCs w:val="24"/>
        </w:rPr>
        <w:fldChar w:fldCharType="separate"/>
      </w:r>
      <w:r w:rsidR="0015521B">
        <w:rPr>
          <w:rFonts w:ascii="Times New Roman" w:hAnsi="Times New Roman" w:cs="Times New Roman"/>
          <w:noProof/>
          <w:sz w:val="24"/>
          <w:szCs w:val="24"/>
          <w:lang w:val="de-DE"/>
        </w:rPr>
        <w:t>(Bangert et al., 2020; Clewett et al., 2020; DuBrow &amp; Davachi, 2013; Heusser et al., 2018; Horner et al., 2016; Lohnas et al., 2023; Pu et al., 2022; Wang &amp; Egner, 2022)</w:t>
      </w:r>
      <w:r w:rsidR="00C825F2" w:rsidRPr="00C825F2">
        <w:rPr>
          <w:rFonts w:ascii="Times New Roman" w:hAnsi="Times New Roman" w:cs="Times New Roman"/>
          <w:sz w:val="24"/>
          <w:szCs w:val="24"/>
        </w:rPr>
        <w:fldChar w:fldCharType="end"/>
      </w:r>
      <w:commentRangeEnd w:id="4"/>
      <w:r w:rsidR="00A30180" w:rsidRPr="00681827">
        <w:rPr>
          <w:rStyle w:val="CommentReference"/>
          <w:rFonts w:ascii="Times New Roman" w:hAnsi="Times New Roman" w:cs="Times New Roman"/>
          <w:sz w:val="24"/>
          <w:szCs w:val="24"/>
          <w:lang w:val="de-DE"/>
        </w:rPr>
        <w:commentReference w:id="4"/>
      </w:r>
      <w:r w:rsidR="00C825F2" w:rsidRPr="00681827">
        <w:rPr>
          <w:rFonts w:ascii="Times New Roman" w:hAnsi="Times New Roman" w:cs="Times New Roman"/>
          <w:sz w:val="24"/>
          <w:szCs w:val="24"/>
          <w:lang w:val="de-DE"/>
        </w:rPr>
        <w:t>.</w:t>
      </w:r>
      <w:r w:rsidR="001122E5">
        <w:rPr>
          <w:rFonts w:ascii="Times New Roman" w:hAnsi="Times New Roman" w:cs="Times New Roman"/>
          <w:sz w:val="24"/>
          <w:szCs w:val="24"/>
          <w:lang w:val="de-DE"/>
        </w:rPr>
        <w:t xml:space="preserve"> </w:t>
      </w:r>
      <w:commentRangeStart w:id="5"/>
      <w:r w:rsidR="001122E5">
        <w:rPr>
          <w:rFonts w:ascii="Times New Roman" w:hAnsi="Times New Roman" w:cs="Times New Roman"/>
          <w:sz w:val="24"/>
          <w:szCs w:val="24"/>
          <w:lang w:val="de-DE"/>
        </w:rPr>
        <w:t>Temporal distance ratings are considered in this literatu</w:t>
      </w:r>
      <w:r w:rsidR="00756C11">
        <w:rPr>
          <w:rFonts w:ascii="Times New Roman" w:hAnsi="Times New Roman" w:cs="Times New Roman"/>
          <w:sz w:val="24"/>
          <w:szCs w:val="24"/>
          <w:lang w:val="de-DE"/>
        </w:rPr>
        <w:t xml:space="preserve">re </w:t>
      </w:r>
      <w:r w:rsidR="001122E5">
        <w:rPr>
          <w:rFonts w:ascii="Times New Roman" w:hAnsi="Times New Roman" w:cs="Times New Roman"/>
          <w:sz w:val="24"/>
          <w:szCs w:val="24"/>
          <w:lang w:val="de-DE"/>
        </w:rPr>
        <w:t xml:space="preserve">as time estimations, and higher ratings of cross-boundary pairs as evidence for subjective </w:t>
      </w:r>
      <w:r w:rsidR="001122E5">
        <w:rPr>
          <w:rFonts w:ascii="Times New Roman" w:hAnsi="Times New Roman" w:cs="Times New Roman"/>
          <w:sz w:val="24"/>
          <w:szCs w:val="24"/>
        </w:rPr>
        <w:t xml:space="preserve">time dilation. </w:t>
      </w:r>
      <w:commentRangeEnd w:id="5"/>
      <w:r w:rsidR="00A30180" w:rsidRPr="00394CDE">
        <w:rPr>
          <w:rStyle w:val="CommentReference"/>
          <w:rFonts w:ascii="Times New Roman" w:hAnsi="Times New Roman" w:cs="Times New Roman"/>
          <w:sz w:val="24"/>
          <w:szCs w:val="24"/>
        </w:rPr>
        <w:commentReference w:id="5"/>
      </w:r>
    </w:p>
    <w:p w14:paraId="0E23339B" w14:textId="0CFD5AE8" w:rsidR="00DA483C" w:rsidRDefault="00C825F2" w:rsidP="00C45D2C">
      <w:pPr>
        <w:rPr>
          <w:rFonts w:ascii="Times New Roman" w:hAnsi="Times New Roman" w:cs="Times New Roman"/>
          <w:sz w:val="24"/>
          <w:szCs w:val="24"/>
          <w:lang w:eastAsia="zh-CN"/>
        </w:rPr>
      </w:pPr>
      <w:r w:rsidRPr="00681827">
        <w:rPr>
          <w:rFonts w:ascii="Times New Roman" w:hAnsi="Times New Roman" w:cs="Times New Roman"/>
          <w:sz w:val="24"/>
          <w:szCs w:val="24"/>
          <w:lang w:val="de-DE"/>
        </w:rPr>
        <w:tab/>
      </w:r>
      <w:r w:rsidR="002B726D">
        <w:rPr>
          <w:rFonts w:ascii="Times New Roman" w:hAnsi="Times New Roman" w:cs="Times New Roman"/>
          <w:sz w:val="24"/>
          <w:szCs w:val="24"/>
          <w:lang w:val="de-DE"/>
        </w:rPr>
        <w:t>Retrieved</w:t>
      </w:r>
      <w:ins w:id="6" w:author="Jordan Gunn" w:date="2026-03-05T10:36:00Z" w16du:dateUtc="2026-03-05T10:36:00Z">
        <w:r w:rsidR="00A30180">
          <w:rPr>
            <w:rFonts w:ascii="Times New Roman" w:hAnsi="Times New Roman" w:cs="Times New Roman"/>
            <w:sz w:val="24"/>
            <w:szCs w:val="24"/>
            <w:lang w:val="de-DE"/>
          </w:rPr>
          <w:t>-</w:t>
        </w:r>
      </w:ins>
      <w:del w:id="7" w:author="Jordan Gunn" w:date="2026-03-05T10:36:00Z" w16du:dateUtc="2026-03-05T10:36:00Z">
        <w:r w:rsidR="002B726D" w:rsidDel="00A30180">
          <w:rPr>
            <w:rFonts w:ascii="Times New Roman" w:hAnsi="Times New Roman" w:cs="Times New Roman"/>
            <w:sz w:val="24"/>
            <w:szCs w:val="24"/>
            <w:lang w:val="de-DE"/>
          </w:rPr>
          <w:delText xml:space="preserve"> </w:delText>
        </w:r>
      </w:del>
      <w:r w:rsidR="002B726D">
        <w:rPr>
          <w:rFonts w:ascii="Times New Roman" w:hAnsi="Times New Roman" w:cs="Times New Roman"/>
          <w:sz w:val="24"/>
          <w:szCs w:val="24"/>
          <w:lang w:val="de-DE"/>
        </w:rPr>
        <w:t xml:space="preserve">context models offer </w:t>
      </w:r>
      <w:r w:rsidR="009C4E1F">
        <w:rPr>
          <w:rFonts w:ascii="Times New Roman" w:hAnsi="Times New Roman" w:cs="Times New Roman"/>
          <w:sz w:val="24"/>
          <w:szCs w:val="24"/>
          <w:lang w:val="de-DE"/>
        </w:rPr>
        <w:t>a</w:t>
      </w:r>
      <w:r w:rsidR="002B726D">
        <w:rPr>
          <w:rFonts w:ascii="Times New Roman" w:hAnsi="Times New Roman" w:cs="Times New Roman"/>
          <w:sz w:val="24"/>
          <w:szCs w:val="24"/>
          <w:lang w:val="de-DE"/>
        </w:rPr>
        <w:t xml:space="preserve"> theoretica</w:t>
      </w:r>
      <w:r w:rsidR="005B0CA2">
        <w:rPr>
          <w:rFonts w:ascii="Times New Roman" w:hAnsi="Times New Roman" w:cs="Times New Roman"/>
          <w:sz w:val="24"/>
          <w:szCs w:val="24"/>
          <w:lang w:val="de-DE"/>
        </w:rPr>
        <w:t>l</w:t>
      </w:r>
      <w:r w:rsidR="002B726D">
        <w:rPr>
          <w:rFonts w:ascii="Times New Roman" w:hAnsi="Times New Roman" w:cs="Times New Roman"/>
          <w:sz w:val="24"/>
          <w:szCs w:val="24"/>
          <w:lang w:val="de-DE"/>
        </w:rPr>
        <w:t xml:space="preserve"> framework that c</w:t>
      </w:r>
      <w:r w:rsidR="001F158E">
        <w:rPr>
          <w:rFonts w:ascii="Times New Roman" w:hAnsi="Times New Roman" w:cs="Times New Roman"/>
          <w:sz w:val="24"/>
          <w:szCs w:val="24"/>
          <w:lang w:val="de-DE"/>
        </w:rPr>
        <w:t>an</w:t>
      </w:r>
      <w:r w:rsidR="002B726D">
        <w:rPr>
          <w:rFonts w:ascii="Times New Roman" w:hAnsi="Times New Roman" w:cs="Times New Roman"/>
          <w:sz w:val="24"/>
          <w:szCs w:val="24"/>
          <w:lang w:val="de-DE"/>
        </w:rPr>
        <w:t xml:space="preserve"> </w:t>
      </w:r>
      <w:r w:rsidR="005D6DCB" w:rsidRPr="00DB7378">
        <w:rPr>
          <w:rFonts w:ascii="Times New Roman" w:hAnsi="Times New Roman" w:cs="Times New Roman"/>
          <w:sz w:val="24"/>
          <w:szCs w:val="24"/>
        </w:rPr>
        <w:t xml:space="preserve">explain why event </w:t>
      </w:r>
      <w:r w:rsidR="00DB7378" w:rsidRPr="00DB7378">
        <w:rPr>
          <w:rFonts w:ascii="Times New Roman" w:hAnsi="Times New Roman" w:cs="Times New Roman"/>
          <w:sz w:val="24"/>
          <w:szCs w:val="24"/>
        </w:rPr>
        <w:t>boundaries influence temporal memory</w:t>
      </w:r>
      <w:r w:rsidR="002B726D">
        <w:rPr>
          <w:rFonts w:ascii="Times New Roman" w:hAnsi="Times New Roman" w:cs="Times New Roman"/>
          <w:sz w:val="24"/>
          <w:szCs w:val="24"/>
        </w:rPr>
        <w:t>. R</w:t>
      </w:r>
      <w:r w:rsidR="00EF375A">
        <w:rPr>
          <w:rFonts w:ascii="Times New Roman" w:hAnsi="Times New Roman" w:cs="Times New Roman"/>
          <w:sz w:val="24"/>
          <w:szCs w:val="24"/>
        </w:rPr>
        <w:t>etrieved</w:t>
      </w:r>
      <w:ins w:id="8" w:author="Jordan Gunn" w:date="2026-03-05T10:36:00Z" w16du:dateUtc="2026-03-05T10:36:00Z">
        <w:r w:rsidR="00A30180">
          <w:rPr>
            <w:rFonts w:ascii="Times New Roman" w:hAnsi="Times New Roman" w:cs="Times New Roman"/>
            <w:sz w:val="24"/>
            <w:szCs w:val="24"/>
          </w:rPr>
          <w:t>-</w:t>
        </w:r>
      </w:ins>
      <w:del w:id="9" w:author="Jordan Gunn" w:date="2026-03-05T10:36:00Z" w16du:dateUtc="2026-03-05T10:36:00Z">
        <w:r w:rsidR="00DB7378" w:rsidRPr="00DB7378" w:rsidDel="00A30180">
          <w:rPr>
            <w:rFonts w:ascii="Times New Roman" w:hAnsi="Times New Roman" w:cs="Times New Roman"/>
            <w:sz w:val="24"/>
            <w:szCs w:val="24"/>
          </w:rPr>
          <w:delText xml:space="preserve"> </w:delText>
        </w:r>
      </w:del>
      <w:r w:rsidR="00DB7378" w:rsidRPr="00DB7378">
        <w:rPr>
          <w:rFonts w:ascii="Times New Roman" w:hAnsi="Times New Roman" w:cs="Times New Roman"/>
          <w:sz w:val="24"/>
          <w:szCs w:val="24"/>
        </w:rPr>
        <w:t>context model</w:t>
      </w:r>
      <w:del w:id="10" w:author="Jordan Gunn" w:date="2026-03-05T10:36:00Z" w16du:dateUtc="2026-03-05T10:36:00Z">
        <w:r w:rsidR="00EF375A" w:rsidDel="00A30180">
          <w:rPr>
            <w:rFonts w:ascii="Times New Roman" w:hAnsi="Times New Roman" w:cs="Times New Roman"/>
            <w:sz w:val="24"/>
            <w:szCs w:val="24"/>
          </w:rPr>
          <w:delText>s</w:delText>
        </w:r>
      </w:del>
      <w:r w:rsidR="00DB7378" w:rsidRPr="00DB7378">
        <w:rPr>
          <w:rFonts w:ascii="Times New Roman" w:hAnsi="Times New Roman" w:cs="Times New Roman"/>
          <w:sz w:val="24"/>
          <w:szCs w:val="24"/>
        </w:rPr>
        <w:t xml:space="preserve"> (</w:t>
      </w:r>
      <w:commentRangeStart w:id="11"/>
      <w:r w:rsidR="00EF375A">
        <w:rPr>
          <w:rFonts w:ascii="Times New Roman" w:hAnsi="Times New Roman" w:cs="Times New Roman"/>
          <w:sz w:val="24"/>
          <w:szCs w:val="24"/>
        </w:rPr>
        <w:t>TCM, CMR and SITH</w:t>
      </w:r>
      <w:commentRangeEnd w:id="11"/>
      <w:r w:rsidR="00A30180">
        <w:rPr>
          <w:rStyle w:val="CommentReference"/>
          <w:rFonts w:ascii="Times New Roman" w:hAnsi="Times New Roman" w:cs="Times New Roman"/>
          <w:sz w:val="24"/>
          <w:szCs w:val="24"/>
        </w:rPr>
        <w:commentReference w:id="11"/>
      </w:r>
      <w:r w:rsidR="00EF375A">
        <w:rPr>
          <w:rFonts w:ascii="Times New Roman" w:hAnsi="Times New Roman" w:cs="Times New Roman"/>
          <w:sz w:val="24"/>
          <w:szCs w:val="24"/>
        </w:rPr>
        <w:t xml:space="preserve">, </w:t>
      </w:r>
      <w:r w:rsidR="00830CD8">
        <w:rPr>
          <w:rFonts w:ascii="Times New Roman" w:hAnsi="Times New Roman" w:cs="Times New Roman"/>
          <w:sz w:val="24"/>
          <w:szCs w:val="24"/>
        </w:rPr>
        <w:fldChar w:fldCharType="begin"/>
      </w:r>
      <w:r w:rsidR="00B82841">
        <w:rPr>
          <w:rFonts w:ascii="Times New Roman" w:hAnsi="Times New Roman" w:cs="Times New Roman"/>
          <w:sz w:val="24"/>
          <w:szCs w:val="24"/>
        </w:rPr>
        <w:instrText xml:space="preserve"> ADDIN ZOTERO_ITEM CSL_CITATION {"citationID":"VmdHgArA","properties":{"formattedCitation":"(Howard et al., 2015; Howard &amp; Kahana, 2002; Lohnas et al., 2015; Polyn et al., 2009)","plainCitation":"(Howard et al., 2015; Howard &amp; Kahana, 2002; Lohnas et al., 2015; Polyn et al., 2009)","noteIndex":0},"citationItems":[{"id":206,"uris":["http://zotero.org/users/local/9ow2ppoL/items/WTY3PXBV"],"itemData":{"id":206,"type":"article-journal","container-title":"Psychological Review","DOI":"10.1037/a0037840","ISSN":"1939-1471, 0033-295X","issue":"1","journalAbbreviation":"Psychological Review","language":"en","page":"24-53","source":"DOI.org (Crossref)","title":"A distributed representation of internal time.","volume":"122","author":[{"family":"Howard","given":"Marc W."},{"family":"Shankar","given":"Karthik H."},{"family":"Aue","given":"William R."},{"family":"Criss","given":"Amy H."}],"issued":{"date-parts":[["2015",1]]}}},{"id":199,"uris":["http://zotero.org/users/local/9ow2ppoL/items/VMDJKH6T"],"itemData":{"id":199,"type":"article-journal","container-title":"Journal of Mathematical Psychology","DOI":"10.1006/jmps.2001.1388","ISSN":"00222496","issue":"3","journalAbbreviation":"Journal of Mathematical Psychology","language":"en","license":"https://www.elsevier.com/tdm/userlicense/1.0/","page":"269-299","source":"DOI.org (Crossref)","title":"A Distributed Representation of Temporal Context","volume":"46","author":[{"family":"Howard","given":"Marc W."},{"family":"Kahana","given":"Michael J."}],"issued":{"date-parts":[["2002",6]]}}},{"id":209,"uris":["http://zotero.org/users/local/9ow2ppoL/items/MUG9HXEB"],"itemData":{"id":209,"type":"article-journal","container-title":"Psychological Review","DOI":"10.1037/a0039036","ISSN":"1939-1471, 0033-295X","issue":"2","journalAbbreviation":"Psychological Review","language":"en","license":"http://www.apa.org/pubs/journals/resources/open-access.aspx","page":"337-363","source":"DOI.org (Crossref)","title":"Expanding the scope of memory search: Modeling intralist and interlist effects in free recall.","title-short":"Expanding the scope of memory search","volume":"122","author":[{"family":"Lohnas","given":"Lynn J."},{"family":"Polyn","given":"Sean M."},{"family":"Kahana","given":"Michael J."}],"issued":{"date-parts":[["2015",4]]}}},{"id":30,"uris":["http://zotero.org/users/local/9ow2ppoL/items/NY6R64ZP"],"itemData":{"id":30,"type":"article-journal","container-title":"Psychological Review","DOI":"10.1037/a0014420","ISSN":"1939-1471, 0033-295X","issue":"1","journalAbbreviation":"Psychological Review","language":"en","page":"129-156","source":"DOI.org (Crossref)","title":"A context maintenance and retrieval model of organizational processes in free recall.","volume":"116","author":[{"family":"Polyn","given":"Sean M."},{"family":"Norman","given":"Kenneth A."},{"family":"Kahana","given":"Michael J."}],"issued":{"date-parts":[["2009"]]}}}],"schema":"https://github.com/citation-style-language/schema/raw/master/csl-citation.json"} </w:instrText>
      </w:r>
      <w:r w:rsidR="00830CD8">
        <w:rPr>
          <w:rFonts w:ascii="Times New Roman" w:hAnsi="Times New Roman" w:cs="Times New Roman"/>
          <w:sz w:val="24"/>
          <w:szCs w:val="24"/>
        </w:rPr>
        <w:fldChar w:fldCharType="separate"/>
      </w:r>
      <w:r w:rsidR="00B82841">
        <w:rPr>
          <w:rFonts w:ascii="Times New Roman" w:hAnsi="Times New Roman" w:cs="Times New Roman"/>
          <w:noProof/>
          <w:sz w:val="24"/>
          <w:szCs w:val="24"/>
        </w:rPr>
        <w:t>Howard et al., 2015; Howard &amp; Kahana, 2002; Lohnas et al., 2015; Polyn et al., 2009)</w:t>
      </w:r>
      <w:r w:rsidR="00830CD8">
        <w:rPr>
          <w:rFonts w:ascii="Times New Roman" w:hAnsi="Times New Roman" w:cs="Times New Roman"/>
          <w:sz w:val="24"/>
          <w:szCs w:val="24"/>
        </w:rPr>
        <w:fldChar w:fldCharType="end"/>
      </w:r>
      <w:r w:rsidR="002B726D">
        <w:rPr>
          <w:rFonts w:ascii="Times New Roman" w:hAnsi="Times New Roman" w:cs="Times New Roman"/>
          <w:sz w:val="24"/>
          <w:szCs w:val="24"/>
        </w:rPr>
        <w:t xml:space="preserve"> </w:t>
      </w:r>
      <w:r w:rsidR="00DB7378" w:rsidRPr="00DB7378">
        <w:rPr>
          <w:rFonts w:ascii="Times New Roman" w:hAnsi="Times New Roman" w:cs="Times New Roman"/>
          <w:sz w:val="24"/>
          <w:szCs w:val="24"/>
        </w:rPr>
        <w:t>conceptualise</w:t>
      </w:r>
      <w:del w:id="12" w:author="Jordan Gunn" w:date="2026-03-05T10:37:00Z" w16du:dateUtc="2026-03-05T10:37:00Z">
        <w:r w:rsidR="00DB7378" w:rsidRPr="00DB7378" w:rsidDel="00A30180">
          <w:rPr>
            <w:rFonts w:ascii="Times New Roman" w:hAnsi="Times New Roman" w:cs="Times New Roman"/>
            <w:sz w:val="24"/>
            <w:szCs w:val="24"/>
          </w:rPr>
          <w:delText>s</w:delText>
        </w:r>
      </w:del>
      <w:r w:rsidR="00DB7378" w:rsidRPr="00DB7378">
        <w:rPr>
          <w:rFonts w:ascii="Times New Roman" w:hAnsi="Times New Roman" w:cs="Times New Roman"/>
          <w:sz w:val="24"/>
          <w:szCs w:val="24"/>
        </w:rPr>
        <w:t xml:space="preserve"> context as a slowly drifting internal state to which items become bound during encoding. </w:t>
      </w:r>
      <w:r w:rsidR="00E370E1">
        <w:rPr>
          <w:rFonts w:ascii="Times New Roman" w:hAnsi="Times New Roman" w:cs="Times New Roman"/>
          <w:sz w:val="24"/>
          <w:szCs w:val="24"/>
        </w:rPr>
        <w:t xml:space="preserve">In this framework, </w:t>
      </w:r>
      <w:r w:rsidR="00C45D2C">
        <w:rPr>
          <w:rFonts w:ascii="Times New Roman" w:hAnsi="Times New Roman" w:cs="Times New Roman"/>
          <w:sz w:val="24"/>
          <w:szCs w:val="24"/>
        </w:rPr>
        <w:t xml:space="preserve">it is </w:t>
      </w:r>
      <w:r w:rsidR="003528F9">
        <w:rPr>
          <w:rFonts w:ascii="Times New Roman" w:hAnsi="Times New Roman" w:cs="Times New Roman"/>
          <w:sz w:val="24"/>
          <w:szCs w:val="24"/>
        </w:rPr>
        <w:t>straightforward</w:t>
      </w:r>
      <w:r w:rsidR="00C45D2C">
        <w:rPr>
          <w:rFonts w:ascii="Times New Roman" w:hAnsi="Times New Roman" w:cs="Times New Roman"/>
          <w:sz w:val="24"/>
          <w:szCs w:val="24"/>
        </w:rPr>
        <w:t xml:space="preserve"> to simulate </w:t>
      </w:r>
      <w:r w:rsidR="00E370E1">
        <w:rPr>
          <w:rFonts w:ascii="Times New Roman" w:hAnsi="Times New Roman" w:cs="Times New Roman"/>
          <w:sz w:val="24"/>
          <w:szCs w:val="24"/>
        </w:rPr>
        <w:t>event boundaries as abrupt shifts of</w:t>
      </w:r>
      <w:r w:rsidR="00DB7378" w:rsidRPr="00DB7378">
        <w:rPr>
          <w:rFonts w:ascii="Times New Roman" w:hAnsi="Times New Roman" w:cs="Times New Roman"/>
          <w:sz w:val="24"/>
          <w:szCs w:val="24"/>
        </w:rPr>
        <w:t xml:space="preserve"> context state, </w:t>
      </w:r>
      <w:r w:rsidR="00E370E1">
        <w:rPr>
          <w:rFonts w:ascii="Times New Roman" w:hAnsi="Times New Roman" w:cs="Times New Roman"/>
          <w:sz w:val="24"/>
          <w:szCs w:val="24"/>
        </w:rPr>
        <w:t xml:space="preserve">which </w:t>
      </w:r>
      <w:r w:rsidR="00DB7378" w:rsidRPr="00DB7378">
        <w:rPr>
          <w:rFonts w:ascii="Times New Roman" w:hAnsi="Times New Roman" w:cs="Times New Roman"/>
          <w:sz w:val="24"/>
          <w:szCs w:val="24"/>
        </w:rPr>
        <w:t>reduc</w:t>
      </w:r>
      <w:r w:rsidR="00E370E1">
        <w:rPr>
          <w:rFonts w:ascii="Times New Roman" w:hAnsi="Times New Roman" w:cs="Times New Roman"/>
          <w:sz w:val="24"/>
          <w:szCs w:val="24"/>
        </w:rPr>
        <w:t>e</w:t>
      </w:r>
      <w:r w:rsidR="00DB7378" w:rsidRPr="00DB7378">
        <w:rPr>
          <w:rFonts w:ascii="Times New Roman" w:hAnsi="Times New Roman" w:cs="Times New Roman"/>
          <w:sz w:val="24"/>
          <w:szCs w:val="24"/>
        </w:rPr>
        <w:t xml:space="preserve"> context similarity across the boundary</w:t>
      </w:r>
      <w:r w:rsidR="00C45D2C">
        <w:rPr>
          <w:rFonts w:ascii="Times New Roman" w:hAnsi="Times New Roman" w:cs="Times New Roman"/>
          <w:sz w:val="24"/>
          <w:szCs w:val="24"/>
        </w:rPr>
        <w:t xml:space="preserve"> </w:t>
      </w:r>
      <w:r w:rsidR="00C45D2C">
        <w:rPr>
          <w:rFonts w:ascii="Times New Roman" w:hAnsi="Times New Roman" w:cs="Times New Roman"/>
          <w:sz w:val="24"/>
          <w:szCs w:val="24"/>
          <w:lang w:eastAsia="zh-CN"/>
        </w:rPr>
        <w:fldChar w:fldCharType="begin"/>
      </w:r>
      <w:r w:rsidR="00C45D2C">
        <w:rPr>
          <w:rFonts w:ascii="Times New Roman" w:hAnsi="Times New Roman" w:cs="Times New Roman"/>
          <w:sz w:val="24"/>
          <w:szCs w:val="24"/>
          <w:lang w:eastAsia="zh-CN"/>
        </w:rPr>
        <w:instrText xml:space="preserve"> ADDIN ZOTERO_ITEM CSL_CITATION {"citationID":"qcvXFEim","properties":{"formattedCitation":"(Horner et al., 2016)","plainCitation":"(Horner et al., 2016)","noteIndex":0},"citationItems":[{"id":25,"uris":["http://zotero.org/users/local/9ow2ppoL/items/WIJUPVN7"],"itemData":{"id":25,"type":"article-journal","container-title":"Cognition","DOI":"10.1016/j.cognition.2016.05.013","ISSN":"00100277","journalAbbreviation":"Cognition","language":"en","page":"151-164","source":"DOI.org (Crossref)","title":"The role of spatial boundaries in shaping long-term event representations","volume":"154","author":[{"family":"Horner","given":"Aidan J."},{"family":"Bisby","given":"James A."},{"family":"Wang","given":"Aijing"},{"family":"Bogus","given":"Katrina"},{"family":"Burgess","given":"Neil"}],"issued":{"date-parts":[["2016",9]]}}}],"schema":"https://github.com/citation-style-language/schema/raw/master/csl-citation.json"} </w:instrText>
      </w:r>
      <w:r w:rsidR="00C45D2C">
        <w:rPr>
          <w:rFonts w:ascii="Times New Roman" w:hAnsi="Times New Roman" w:cs="Times New Roman"/>
          <w:sz w:val="24"/>
          <w:szCs w:val="24"/>
          <w:lang w:eastAsia="zh-CN"/>
        </w:rPr>
        <w:fldChar w:fldCharType="separate"/>
      </w:r>
      <w:r w:rsidR="00C45D2C">
        <w:rPr>
          <w:rFonts w:ascii="Times New Roman" w:hAnsi="Times New Roman" w:cs="Times New Roman"/>
          <w:noProof/>
          <w:sz w:val="24"/>
          <w:szCs w:val="24"/>
          <w:lang w:eastAsia="zh-CN"/>
        </w:rPr>
        <w:t>(Horner et al., 2016)</w:t>
      </w:r>
      <w:r w:rsidR="00C45D2C">
        <w:rPr>
          <w:rFonts w:ascii="Times New Roman" w:hAnsi="Times New Roman" w:cs="Times New Roman"/>
          <w:sz w:val="24"/>
          <w:szCs w:val="24"/>
          <w:lang w:eastAsia="zh-CN"/>
        </w:rPr>
        <w:fldChar w:fldCharType="end"/>
      </w:r>
      <w:r w:rsidR="00DB7378" w:rsidRPr="00DB7378">
        <w:rPr>
          <w:rFonts w:ascii="Times New Roman" w:hAnsi="Times New Roman" w:cs="Times New Roman"/>
          <w:sz w:val="24"/>
          <w:szCs w:val="24"/>
        </w:rPr>
        <w:t xml:space="preserve">. </w:t>
      </w:r>
      <w:r w:rsidR="00DA76B5" w:rsidRPr="00DA76B5">
        <w:rPr>
          <w:rFonts w:ascii="Times New Roman" w:hAnsi="Times New Roman" w:cs="Times New Roman"/>
          <w:sz w:val="24"/>
          <w:szCs w:val="24"/>
          <w:lang w:eastAsia="zh-CN"/>
        </w:rPr>
        <w:t xml:space="preserve">Consistent with this account, Horner and colleagues modelled a spatial boundary as an increase in contextual drift </w:t>
      </w:r>
      <w:r w:rsidR="003F499C">
        <w:rPr>
          <w:rFonts w:ascii="Times New Roman" w:hAnsi="Times New Roman" w:cs="Times New Roman" w:hint="eastAsia"/>
          <w:sz w:val="24"/>
          <w:szCs w:val="24"/>
          <w:lang w:eastAsia="zh-CN"/>
        </w:rPr>
        <w:t xml:space="preserve">during encoding </w:t>
      </w:r>
      <w:r w:rsidR="00DA76B5" w:rsidRPr="00DA76B5">
        <w:rPr>
          <w:rFonts w:ascii="Times New Roman" w:hAnsi="Times New Roman" w:cs="Times New Roman"/>
          <w:sz w:val="24"/>
          <w:szCs w:val="24"/>
          <w:lang w:eastAsia="zh-CN"/>
        </w:rPr>
        <w:t>when participants passed through a doorway</w:t>
      </w:r>
      <w:r w:rsidR="003528F9">
        <w:rPr>
          <w:rFonts w:ascii="Times New Roman" w:hAnsi="Times New Roman" w:cs="Times New Roman"/>
          <w:sz w:val="24"/>
          <w:szCs w:val="24"/>
          <w:lang w:eastAsia="zh-CN"/>
        </w:rPr>
        <w:t xml:space="preserve">. </w:t>
      </w:r>
      <w:commentRangeStart w:id="13"/>
      <w:r w:rsidR="003528F9">
        <w:rPr>
          <w:rFonts w:ascii="Times New Roman" w:hAnsi="Times New Roman" w:cs="Times New Roman"/>
          <w:sz w:val="24"/>
          <w:szCs w:val="24"/>
          <w:lang w:eastAsia="zh-CN"/>
        </w:rPr>
        <w:t>T</w:t>
      </w:r>
      <w:r w:rsidR="00DA76B5" w:rsidRPr="00DA76B5">
        <w:rPr>
          <w:rFonts w:ascii="Times New Roman" w:hAnsi="Times New Roman" w:cs="Times New Roman"/>
          <w:sz w:val="24"/>
          <w:szCs w:val="24"/>
          <w:lang w:eastAsia="zh-CN"/>
        </w:rPr>
        <w:t>his manipulation reproduced the within-</w:t>
      </w:r>
      <w:r w:rsidR="003528F9">
        <w:rPr>
          <w:rFonts w:ascii="Times New Roman" w:hAnsi="Times New Roman" w:cs="Times New Roman"/>
          <w:sz w:val="24"/>
          <w:szCs w:val="24"/>
          <w:lang w:eastAsia="zh-CN"/>
        </w:rPr>
        <w:t>event</w:t>
      </w:r>
      <w:r w:rsidR="00DA76B5" w:rsidRPr="00DA76B5">
        <w:rPr>
          <w:rFonts w:ascii="Times New Roman" w:hAnsi="Times New Roman" w:cs="Times New Roman"/>
          <w:sz w:val="24"/>
          <w:szCs w:val="24"/>
          <w:lang w:eastAsia="zh-CN"/>
        </w:rPr>
        <w:t xml:space="preserve"> advantage in temporal order memory</w:t>
      </w:r>
      <w:r w:rsidR="003528F9">
        <w:rPr>
          <w:rFonts w:ascii="Times New Roman" w:hAnsi="Times New Roman" w:cs="Times New Roman"/>
          <w:sz w:val="24"/>
          <w:szCs w:val="24"/>
          <w:lang w:eastAsia="zh-CN"/>
        </w:rPr>
        <w:t>, such that participants were more likely to correctly select, among three choices, which item was encoded before or after the test probe when both probe and target were encoded in the same room</w:t>
      </w:r>
      <w:r w:rsidR="00DA76B5" w:rsidRPr="00DA76B5">
        <w:rPr>
          <w:rFonts w:ascii="Times New Roman" w:hAnsi="Times New Roman" w:cs="Times New Roman"/>
          <w:sz w:val="24"/>
          <w:szCs w:val="24"/>
          <w:lang w:eastAsia="zh-CN"/>
        </w:rPr>
        <w:t xml:space="preserve">. </w:t>
      </w:r>
      <w:commentRangeEnd w:id="13"/>
      <w:r w:rsidR="0082039D" w:rsidRPr="00DA76B5">
        <w:rPr>
          <w:rStyle w:val="CommentReference"/>
          <w:rFonts w:ascii="Times New Roman" w:hAnsi="Times New Roman" w:cs="Times New Roman"/>
          <w:sz w:val="24"/>
          <w:szCs w:val="24"/>
          <w:lang w:eastAsia="zh-CN"/>
        </w:rPr>
        <w:commentReference w:id="13"/>
      </w:r>
      <w:commentRangeStart w:id="14"/>
      <w:r w:rsidR="00DA76B5" w:rsidRPr="00DA76B5">
        <w:rPr>
          <w:rFonts w:ascii="Times New Roman" w:hAnsi="Times New Roman" w:cs="Times New Roman"/>
          <w:sz w:val="24"/>
          <w:szCs w:val="24"/>
          <w:lang w:eastAsia="zh-CN"/>
        </w:rPr>
        <w:t xml:space="preserve">In </w:t>
      </w:r>
      <w:r w:rsidR="003528F9">
        <w:rPr>
          <w:rFonts w:ascii="Times New Roman" w:hAnsi="Times New Roman" w:cs="Times New Roman"/>
          <w:sz w:val="24"/>
          <w:szCs w:val="24"/>
          <w:lang w:eastAsia="zh-CN"/>
        </w:rPr>
        <w:t>their</w:t>
      </w:r>
      <w:r w:rsidR="00DA76B5" w:rsidRPr="00DA76B5">
        <w:rPr>
          <w:rFonts w:ascii="Times New Roman" w:hAnsi="Times New Roman" w:cs="Times New Roman"/>
          <w:sz w:val="24"/>
          <w:szCs w:val="24"/>
          <w:lang w:eastAsia="zh-CN"/>
        </w:rPr>
        <w:t xml:space="preserve"> </w:t>
      </w:r>
      <w:r w:rsidR="00DA76B5" w:rsidRPr="00DA76B5">
        <w:rPr>
          <w:rFonts w:ascii="Times New Roman" w:hAnsi="Times New Roman" w:cs="Times New Roman"/>
          <w:sz w:val="24"/>
          <w:szCs w:val="24"/>
          <w:lang w:eastAsia="zh-CN"/>
        </w:rPr>
        <w:lastRenderedPageBreak/>
        <w:t xml:space="preserve">retrieved-context </w:t>
      </w:r>
      <w:r w:rsidR="003528F9">
        <w:rPr>
          <w:rFonts w:ascii="Times New Roman" w:hAnsi="Times New Roman" w:cs="Times New Roman"/>
          <w:sz w:val="24"/>
          <w:szCs w:val="24"/>
          <w:lang w:eastAsia="zh-CN"/>
        </w:rPr>
        <w:t>simulations</w:t>
      </w:r>
      <w:r w:rsidR="00DA76B5" w:rsidRPr="00DA76B5">
        <w:rPr>
          <w:rFonts w:ascii="Times New Roman" w:hAnsi="Times New Roman" w:cs="Times New Roman"/>
          <w:sz w:val="24"/>
          <w:szCs w:val="24"/>
          <w:lang w:eastAsia="zh-CN"/>
        </w:rPr>
        <w:t xml:space="preserve">, </w:t>
      </w:r>
      <w:r w:rsidR="003528F9">
        <w:rPr>
          <w:rFonts w:ascii="Times New Roman" w:hAnsi="Times New Roman" w:cs="Times New Roman"/>
          <w:sz w:val="24"/>
          <w:szCs w:val="24"/>
          <w:lang w:eastAsia="zh-CN"/>
        </w:rPr>
        <w:t>within-room targets</w:t>
      </w:r>
      <w:r w:rsidR="00DA76B5" w:rsidRPr="00DA76B5">
        <w:rPr>
          <w:rFonts w:ascii="Times New Roman" w:hAnsi="Times New Roman" w:cs="Times New Roman"/>
          <w:sz w:val="24"/>
          <w:szCs w:val="24"/>
          <w:lang w:eastAsia="zh-CN"/>
        </w:rPr>
        <w:t xml:space="preserve"> </w:t>
      </w:r>
      <w:r w:rsidR="003528F9">
        <w:rPr>
          <w:rFonts w:ascii="Times New Roman" w:hAnsi="Times New Roman" w:cs="Times New Roman"/>
          <w:sz w:val="24"/>
          <w:szCs w:val="24"/>
          <w:lang w:eastAsia="zh-CN"/>
        </w:rPr>
        <w:t xml:space="preserve">were </w:t>
      </w:r>
      <w:r w:rsidR="00DA76B5" w:rsidRPr="00DA76B5">
        <w:rPr>
          <w:rFonts w:ascii="Times New Roman" w:hAnsi="Times New Roman" w:cs="Times New Roman"/>
          <w:sz w:val="24"/>
          <w:szCs w:val="24"/>
          <w:lang w:eastAsia="zh-CN"/>
        </w:rPr>
        <w:t xml:space="preserve">easier to identify </w:t>
      </w:r>
      <w:r w:rsidR="003528F9">
        <w:rPr>
          <w:rFonts w:ascii="Times New Roman" w:hAnsi="Times New Roman" w:cs="Times New Roman"/>
          <w:sz w:val="24"/>
          <w:szCs w:val="24"/>
          <w:lang w:eastAsia="zh-CN"/>
        </w:rPr>
        <w:t xml:space="preserve">because they were more similar to the probe compared to the lures. </w:t>
      </w:r>
      <w:commentRangeEnd w:id="14"/>
      <w:r w:rsidR="0082039D">
        <w:rPr>
          <w:rStyle w:val="CommentReference"/>
          <w:rFonts w:ascii="Times New Roman" w:hAnsi="Times New Roman" w:cs="Times New Roman"/>
          <w:sz w:val="24"/>
          <w:szCs w:val="24"/>
          <w:lang w:eastAsia="zh-CN"/>
        </w:rPr>
        <w:commentReference w:id="14"/>
      </w:r>
      <w:r w:rsidR="003528F9">
        <w:rPr>
          <w:rFonts w:ascii="Times New Roman" w:hAnsi="Times New Roman" w:cs="Times New Roman"/>
          <w:sz w:val="24"/>
          <w:szCs w:val="24"/>
          <w:lang w:eastAsia="zh-CN"/>
        </w:rPr>
        <w:t>A</w:t>
      </w:r>
      <w:r w:rsidR="00DA76B5" w:rsidRPr="00DA76B5">
        <w:rPr>
          <w:rFonts w:ascii="Times New Roman" w:hAnsi="Times New Roman" w:cs="Times New Roman"/>
          <w:sz w:val="24"/>
          <w:szCs w:val="24"/>
          <w:lang w:eastAsia="zh-CN"/>
        </w:rPr>
        <w:t>fter a doorway transition, the probe and target share less similar context, making the correct option harder to distinguish from foils</w:t>
      </w:r>
      <w:r w:rsidR="002B7639">
        <w:rPr>
          <w:rFonts w:ascii="Times New Roman" w:hAnsi="Times New Roman" w:cs="Times New Roman" w:hint="eastAsia"/>
          <w:sz w:val="24"/>
          <w:szCs w:val="24"/>
          <w:lang w:eastAsia="zh-CN"/>
        </w:rPr>
        <w:t xml:space="preserve"> </w:t>
      </w:r>
      <w:r w:rsidR="00B71FC8">
        <w:rPr>
          <w:rFonts w:ascii="Times New Roman" w:hAnsi="Times New Roman" w:cs="Times New Roman"/>
          <w:sz w:val="24"/>
          <w:szCs w:val="24"/>
          <w:lang w:eastAsia="zh-CN"/>
        </w:rPr>
        <w:fldChar w:fldCharType="begin"/>
      </w:r>
      <w:r w:rsidR="00B71FC8">
        <w:rPr>
          <w:rFonts w:ascii="Times New Roman" w:hAnsi="Times New Roman" w:cs="Times New Roman"/>
          <w:sz w:val="24"/>
          <w:szCs w:val="24"/>
          <w:lang w:eastAsia="zh-CN"/>
        </w:rPr>
        <w:instrText xml:space="preserve"> ADDIN ZOTERO_ITEM CSL_CITATION {"citationID":"qcvXFEim","properties":{"formattedCitation":"(Horner et al., 2016)","plainCitation":"(Horner et al., 2016)","noteIndex":0},"citationItems":[{"id":25,"uris":["http://zotero.org/users/local/9ow2ppoL/items/WIJUPVN7"],"itemData":{"id":25,"type":"article-journal","container-title":"Cognition","DOI":"10.1016/j.cognition.2016.05.013","ISSN":"00100277","journalAbbreviation":"Cognition","language":"en","page":"151-164","source":"DOI.org (Crossref)","title":"The role of spatial boundaries in shaping long-term event representations","volume":"154","author":[{"family":"Horner","given":"Aidan J."},{"family":"Bisby","given":"James A."},{"family":"Wang","given":"Aijing"},{"family":"Bogus","given":"Katrina"},{"family":"Burgess","given":"Neil"}],"issued":{"date-parts":[["2016",9]]}}}],"schema":"https://github.com/citation-style-language/schema/raw/master/csl-citation.json"} </w:instrText>
      </w:r>
      <w:r w:rsidR="00B71FC8">
        <w:rPr>
          <w:rFonts w:ascii="Times New Roman" w:hAnsi="Times New Roman" w:cs="Times New Roman"/>
          <w:sz w:val="24"/>
          <w:szCs w:val="24"/>
          <w:lang w:eastAsia="zh-CN"/>
        </w:rPr>
        <w:fldChar w:fldCharType="separate"/>
      </w:r>
      <w:r w:rsidR="00B71FC8">
        <w:rPr>
          <w:rFonts w:ascii="Times New Roman" w:hAnsi="Times New Roman" w:cs="Times New Roman"/>
          <w:noProof/>
          <w:sz w:val="24"/>
          <w:szCs w:val="24"/>
          <w:lang w:eastAsia="zh-CN"/>
        </w:rPr>
        <w:t>(Horner et al., 2016)</w:t>
      </w:r>
      <w:r w:rsidR="00B71FC8">
        <w:rPr>
          <w:rFonts w:ascii="Times New Roman" w:hAnsi="Times New Roman" w:cs="Times New Roman"/>
          <w:sz w:val="24"/>
          <w:szCs w:val="24"/>
          <w:lang w:eastAsia="zh-CN"/>
        </w:rPr>
        <w:fldChar w:fldCharType="end"/>
      </w:r>
      <w:r w:rsidR="00B71FC8" w:rsidRPr="00B71FC8">
        <w:rPr>
          <w:rFonts w:ascii="Times New Roman" w:hAnsi="Times New Roman" w:cs="Times New Roman"/>
          <w:sz w:val="24"/>
          <w:szCs w:val="24"/>
          <w:lang w:eastAsia="zh-CN"/>
        </w:rPr>
        <w:t>.</w:t>
      </w:r>
    </w:p>
    <w:p w14:paraId="22FE6DCF" w14:textId="61967D9F" w:rsidR="00DA483C" w:rsidRDefault="002B7639" w:rsidP="002B726D">
      <w:pPr>
        <w:rPr>
          <w:rFonts w:ascii="Times New Roman" w:hAnsi="Times New Roman" w:cs="Times New Roman"/>
          <w:noProof/>
          <w:color w:val="000000" w:themeColor="text1"/>
          <w:sz w:val="24"/>
          <w:szCs w:val="24"/>
          <w:lang w:eastAsia="zh-CN"/>
        </w:rPr>
      </w:pPr>
      <w:r>
        <w:rPr>
          <w:rFonts w:ascii="Times New Roman" w:hAnsi="Times New Roman" w:cs="Times New Roman"/>
          <w:sz w:val="24"/>
          <w:szCs w:val="24"/>
          <w:lang w:eastAsia="zh-CN"/>
        </w:rPr>
        <w:tab/>
      </w:r>
      <w:r w:rsidR="00DB7378" w:rsidRPr="00DB7378">
        <w:rPr>
          <w:rFonts w:ascii="Times New Roman" w:hAnsi="Times New Roman" w:cs="Times New Roman"/>
          <w:sz w:val="24"/>
          <w:szCs w:val="24"/>
        </w:rPr>
        <w:t xml:space="preserve">Building on this framework, </w:t>
      </w:r>
      <w:r w:rsidR="00DB7378" w:rsidRPr="00DB7378">
        <w:rPr>
          <w:rFonts w:ascii="Times New Roman" w:hAnsi="Times New Roman" w:cs="Times New Roman"/>
          <w:sz w:val="24"/>
          <w:szCs w:val="24"/>
        </w:rPr>
        <w:fldChar w:fldCharType="begin"/>
      </w:r>
      <w:r w:rsidR="00C915E9">
        <w:rPr>
          <w:rFonts w:ascii="Times New Roman" w:hAnsi="Times New Roman" w:cs="Times New Roman"/>
          <w:sz w:val="24"/>
          <w:szCs w:val="24"/>
        </w:rPr>
        <w:instrText xml:space="preserve"> ADDIN ZOTERO_ITEM CSL_CITATION {"citationID":"eFGN5O0N","properties":{"formattedCitation":"(Lohnas et al., 2023)","plainCitation":"(Lohnas et al., 2023)","dontUpdate":true,"noteIndex":0},"citationItems":[{"id":200,"uris":["http://zotero.org/users/local/9ow2ppoL/items/YINSEBZJ"],"itemData":{"id":200,"type":"article-journal","container-title":"Journal of Experimental Psychology: General","DOI":"10.1037/xge0001354","ISSN":"1939-2222, 0096-3445","issue":"7","journalAbbreviation":"Journal of Experimental Psychology: General","language":"en","license":"http://www.apa.org/pubs/journals/resources/open-access.aspx","page":"1840-1872","source":"DOI.org (Crossref)","title":"Neural temporal context reinstatement of event structure during memory recall.","volume":"152","author":[{"family":"Lohnas","given":"Lynn J."},{"family":"Healey","given":"M. Karl"},{"family":"Davachi","given":"Lila"}],"issued":{"date-parts":[["2023",7]]}}}],"schema":"https://github.com/citation-style-language/schema/raw/master/csl-citation.json"} </w:instrText>
      </w:r>
      <w:r w:rsidR="00DB7378" w:rsidRPr="00DB7378">
        <w:rPr>
          <w:rFonts w:ascii="Times New Roman" w:hAnsi="Times New Roman" w:cs="Times New Roman"/>
          <w:sz w:val="24"/>
          <w:szCs w:val="24"/>
        </w:rPr>
        <w:fldChar w:fldCharType="separate"/>
      </w:r>
      <w:r w:rsidR="00DB7378" w:rsidRPr="00DB7378">
        <w:rPr>
          <w:rFonts w:ascii="Times New Roman" w:hAnsi="Times New Roman" w:cs="Times New Roman"/>
          <w:noProof/>
          <w:sz w:val="24"/>
          <w:szCs w:val="24"/>
        </w:rPr>
        <w:t>Lohnas et al. (2023)</w:t>
      </w:r>
      <w:r w:rsidR="00DB7378" w:rsidRPr="00DB7378">
        <w:rPr>
          <w:rFonts w:ascii="Times New Roman" w:hAnsi="Times New Roman" w:cs="Times New Roman"/>
          <w:sz w:val="24"/>
          <w:szCs w:val="24"/>
        </w:rPr>
        <w:fldChar w:fldCharType="end"/>
      </w:r>
      <w:r w:rsidR="00DB7378" w:rsidRPr="00DB7378">
        <w:rPr>
          <w:rFonts w:ascii="Times New Roman" w:hAnsi="Times New Roman" w:cs="Times New Roman"/>
          <w:sz w:val="24"/>
          <w:szCs w:val="24"/>
        </w:rPr>
        <w:t xml:space="preserve"> found that event boundaries reduce </w:t>
      </w:r>
      <w:r w:rsidR="00EE07CA">
        <w:rPr>
          <w:rFonts w:ascii="Times New Roman" w:hAnsi="Times New Roman" w:cs="Times New Roman"/>
          <w:sz w:val="24"/>
          <w:szCs w:val="24"/>
        </w:rPr>
        <w:t xml:space="preserve">the similarity of the </w:t>
      </w:r>
      <w:r w:rsidR="00756C11">
        <w:rPr>
          <w:rFonts w:ascii="Times New Roman" w:hAnsi="Times New Roman" w:cs="Times New Roman"/>
          <w:sz w:val="24"/>
          <w:szCs w:val="24"/>
        </w:rPr>
        <w:t xml:space="preserve">neural </w:t>
      </w:r>
      <w:r w:rsidR="00DB7378" w:rsidRPr="00DB7378">
        <w:rPr>
          <w:rFonts w:ascii="Times New Roman" w:hAnsi="Times New Roman" w:cs="Times New Roman"/>
          <w:sz w:val="24"/>
          <w:szCs w:val="24"/>
        </w:rPr>
        <w:t>temporal context</w:t>
      </w:r>
      <w:r w:rsidR="00756C11">
        <w:rPr>
          <w:rFonts w:ascii="Times New Roman" w:hAnsi="Times New Roman" w:cs="Times New Roman"/>
          <w:sz w:val="24"/>
          <w:szCs w:val="24"/>
        </w:rPr>
        <w:t xml:space="preserve"> representations</w:t>
      </w:r>
      <w:r w:rsidR="00DB7378" w:rsidRPr="00DB7378">
        <w:rPr>
          <w:rFonts w:ascii="Times New Roman" w:hAnsi="Times New Roman" w:cs="Times New Roman"/>
          <w:sz w:val="24"/>
          <w:szCs w:val="24"/>
        </w:rPr>
        <w:t xml:space="preserve"> between </w:t>
      </w:r>
      <w:r w:rsidR="00EE07CA">
        <w:rPr>
          <w:rFonts w:ascii="Times New Roman" w:hAnsi="Times New Roman" w:cs="Times New Roman"/>
          <w:sz w:val="24"/>
          <w:szCs w:val="24"/>
        </w:rPr>
        <w:t xml:space="preserve">contiguously-encoded </w:t>
      </w:r>
      <w:r w:rsidR="00DB7378" w:rsidRPr="00DB7378">
        <w:rPr>
          <w:rFonts w:ascii="Times New Roman" w:hAnsi="Times New Roman" w:cs="Times New Roman"/>
          <w:sz w:val="24"/>
          <w:szCs w:val="24"/>
        </w:rPr>
        <w:t>items</w:t>
      </w:r>
      <w:r w:rsidR="00EE07CA">
        <w:rPr>
          <w:rFonts w:ascii="Times New Roman" w:hAnsi="Times New Roman" w:cs="Times New Roman"/>
          <w:sz w:val="24"/>
          <w:szCs w:val="24"/>
        </w:rPr>
        <w:t>. D</w:t>
      </w:r>
      <w:r w:rsidR="00DB7378" w:rsidRPr="00DB7378">
        <w:rPr>
          <w:rFonts w:ascii="Times New Roman" w:hAnsi="Times New Roman" w:cs="Times New Roman"/>
          <w:sz w:val="24"/>
          <w:szCs w:val="24"/>
        </w:rPr>
        <w:t>uring free recall</w:t>
      </w:r>
      <w:r w:rsidR="00EE07CA">
        <w:rPr>
          <w:rFonts w:ascii="Times New Roman" w:hAnsi="Times New Roman" w:cs="Times New Roman"/>
          <w:sz w:val="24"/>
          <w:szCs w:val="24"/>
        </w:rPr>
        <w:t>,</w:t>
      </w:r>
      <w:r w:rsidR="00DB7378" w:rsidRPr="00DB7378">
        <w:rPr>
          <w:rFonts w:ascii="Times New Roman" w:hAnsi="Times New Roman" w:cs="Times New Roman"/>
          <w:sz w:val="24"/>
          <w:szCs w:val="24"/>
        </w:rPr>
        <w:t xml:space="preserve"> participants’ neural activity reinstated encoding-phase temporal context, including the boundary-related disruption, suggesting that boundary effects at encoding propagate to retrieval and influence what people remember. </w:t>
      </w:r>
      <w:r w:rsidR="00EF375A">
        <w:rPr>
          <w:rFonts w:ascii="Times New Roman" w:hAnsi="Times New Roman" w:cs="Times New Roman"/>
          <w:sz w:val="24"/>
          <w:szCs w:val="24"/>
        </w:rPr>
        <w:t xml:space="preserve">These results follow and extend those of </w:t>
      </w:r>
      <w:r w:rsidR="00C825F2" w:rsidRPr="00DB7378">
        <w:rPr>
          <w:rFonts w:ascii="Times New Roman" w:hAnsi="Times New Roman" w:cs="Times New Roman"/>
          <w:noProof/>
          <w:color w:val="000000" w:themeColor="text1"/>
          <w:sz w:val="24"/>
          <w:szCs w:val="24"/>
        </w:rPr>
        <w:fldChar w:fldCharType="begin"/>
      </w:r>
      <w:r w:rsidR="00C915E9">
        <w:rPr>
          <w:rFonts w:ascii="Times New Roman" w:hAnsi="Times New Roman" w:cs="Times New Roman"/>
          <w:noProof/>
          <w:color w:val="000000" w:themeColor="text1"/>
          <w:sz w:val="24"/>
          <w:szCs w:val="24"/>
        </w:rPr>
        <w:instrText xml:space="preserve"> ADDIN ZOTERO_ITEM CSL_CITATION {"citationID":"JivTggTf","properties":{"formattedCitation":"(DuBrow &amp; Davachi, 2014)","plainCitation":"(DuBrow &amp; Davachi, 2014)","dontUpdate":true,"noteIndex":0},"citationItems":[{"id":197,"uris":["http://zotero.org/users/local/9ow2ppoL/items/V3KT3ANN"],"itemData":{"id":197,"type":"article-journal","abstract":"Making sense of previous experience requires remembering the order in which events unfolded in time. Prior work has implicated the hippocampus and medial temporal lobe cortex in memory for temporal information associated with individual episodes. However, the processes involved in encoding and retrieving temporal information across extended sequences is relatively poorly understood. Here we used fMRI during the encoding and retrieval of extended sequences to test specific predictions about the type of information used to resolve temporal order and the role of the hippocampus in this process. Participants studied sequences of images of celebrity faces and common objects followed by a recency discrimination test. The main conditions of interest were pairs of items that had been presented with three intervening items, half of which included an intervening category shift. During encoding, hippocampal pattern similarity across intervening items was associated with subsequent successful order memory. To test for evidence of associative retrieval, we trained a classifier to discriminate encoding patterns associated with faces versus objects and applied the classifier on fMRI patterns during recency discrimination. We found evidence that the category content of intervening items was reactivated during recency judgments, and this was related to hippocampal encoding-retrieval similarity. A follow-up behavioral priming experiment revealed additional evidence for intervening item reinstatement during temporal order judgments. Reinstatement did not differ according to whether the items occurred within a single context or across context boundaries. Thus, these data suggest that inter-item associative encoding and retrieval mediated by the hippocampus contribute to temporal order memory.","container-title":"The Journal of Neuroscience","DOI":"10.1523/JNEUROSCI.2535-14.2014","ISSN":"0270-6474, 1529-2401","issue":"42","journalAbbreviation":"J. Neurosci.","language":"en","license":"https://creativecommons.org/licenses/by-nc-sa/4.0/","page":"13998-14005","source":"DOI.org (Crossref)","title":"Temporal Memory Is Shaped by Encoding Stability and Intervening Item Reactivation","volume":"34","author":[{"family":"DuBrow","given":"Sarah"},{"family":"Davachi","given":"Lila"}],"issued":{"date-parts":[["2014",10,15]]}}}],"schema":"https://github.com/citation-style-language/schema/raw/master/csl-citation.json"} </w:instrText>
      </w:r>
      <w:r w:rsidR="00C825F2" w:rsidRPr="00DB7378">
        <w:rPr>
          <w:rFonts w:ascii="Times New Roman" w:hAnsi="Times New Roman" w:cs="Times New Roman"/>
          <w:noProof/>
          <w:color w:val="000000" w:themeColor="text1"/>
          <w:sz w:val="24"/>
          <w:szCs w:val="24"/>
        </w:rPr>
        <w:fldChar w:fldCharType="separate"/>
      </w:r>
      <w:r w:rsidR="00C825F2" w:rsidRPr="00DB7378">
        <w:rPr>
          <w:rFonts w:ascii="Times New Roman" w:hAnsi="Times New Roman" w:cs="Times New Roman"/>
          <w:noProof/>
          <w:color w:val="000000" w:themeColor="text1"/>
          <w:sz w:val="24"/>
          <w:szCs w:val="24"/>
        </w:rPr>
        <w:t>DuBrow and Davachi (2013, 2014)</w:t>
      </w:r>
      <w:r w:rsidR="00C825F2" w:rsidRPr="00DB7378">
        <w:rPr>
          <w:rFonts w:ascii="Times New Roman" w:hAnsi="Times New Roman" w:cs="Times New Roman"/>
          <w:noProof/>
          <w:color w:val="000000" w:themeColor="text1"/>
          <w:sz w:val="24"/>
          <w:szCs w:val="24"/>
        </w:rPr>
        <w:fldChar w:fldCharType="end"/>
      </w:r>
      <w:r w:rsidR="00EF375A">
        <w:rPr>
          <w:rFonts w:ascii="Times New Roman" w:hAnsi="Times New Roman" w:cs="Times New Roman"/>
          <w:noProof/>
          <w:color w:val="000000" w:themeColor="text1"/>
          <w:sz w:val="24"/>
          <w:szCs w:val="24"/>
        </w:rPr>
        <w:t>, who</w:t>
      </w:r>
      <w:r w:rsidR="00DB7378" w:rsidRPr="00DB7378">
        <w:rPr>
          <w:rFonts w:ascii="Times New Roman" w:hAnsi="Times New Roman" w:cs="Times New Roman"/>
          <w:noProof/>
          <w:color w:val="000000" w:themeColor="text1"/>
          <w:sz w:val="24"/>
          <w:szCs w:val="24"/>
        </w:rPr>
        <w:t xml:space="preserve"> propose</w:t>
      </w:r>
      <w:r w:rsidR="00EF375A">
        <w:rPr>
          <w:rFonts w:ascii="Times New Roman" w:hAnsi="Times New Roman" w:cs="Times New Roman"/>
          <w:noProof/>
          <w:color w:val="000000" w:themeColor="text1"/>
          <w:sz w:val="24"/>
          <w:szCs w:val="24"/>
        </w:rPr>
        <w:t>d</w:t>
      </w:r>
      <w:r w:rsidR="00DB7378" w:rsidRPr="00DB7378">
        <w:rPr>
          <w:rFonts w:ascii="Times New Roman" w:hAnsi="Times New Roman" w:cs="Times New Roman"/>
          <w:noProof/>
          <w:color w:val="000000" w:themeColor="text1"/>
          <w:sz w:val="24"/>
          <w:szCs w:val="24"/>
        </w:rPr>
        <w:t xml:space="preserve"> that temporal </w:t>
      </w:r>
      <w:r w:rsidR="00EF375A">
        <w:rPr>
          <w:rFonts w:ascii="Times New Roman" w:hAnsi="Times New Roman" w:cs="Times New Roman"/>
          <w:noProof/>
          <w:color w:val="000000" w:themeColor="text1"/>
          <w:sz w:val="24"/>
          <w:szCs w:val="24"/>
        </w:rPr>
        <w:t xml:space="preserve">memory decisions </w:t>
      </w:r>
      <w:r w:rsidR="00DB7378" w:rsidRPr="00DB7378">
        <w:rPr>
          <w:rFonts w:ascii="Times New Roman" w:hAnsi="Times New Roman" w:cs="Times New Roman"/>
          <w:noProof/>
          <w:color w:val="000000" w:themeColor="text1"/>
          <w:sz w:val="24"/>
          <w:szCs w:val="24"/>
        </w:rPr>
        <w:t xml:space="preserve">rely on reactivating intervening item representations that bridge the two tested items. </w:t>
      </w:r>
      <w:r w:rsidR="002B726D">
        <w:rPr>
          <w:rFonts w:ascii="Times New Roman" w:hAnsi="Times New Roman" w:cs="Times New Roman"/>
          <w:noProof/>
          <w:color w:val="000000" w:themeColor="text1"/>
          <w:sz w:val="24"/>
          <w:szCs w:val="24"/>
        </w:rPr>
        <w:t>Taken together, according to</w:t>
      </w:r>
      <w:r w:rsidR="00DB7378" w:rsidRPr="00DB7378">
        <w:rPr>
          <w:rFonts w:ascii="Times New Roman" w:hAnsi="Times New Roman" w:cs="Times New Roman"/>
          <w:noProof/>
          <w:color w:val="000000" w:themeColor="text1"/>
          <w:sz w:val="24"/>
          <w:szCs w:val="24"/>
        </w:rPr>
        <w:t xml:space="preserve"> this perspective event boundaries impair temporal order memory by weakening sequential links across the boundary during encoding and reducing the accessibility of bridging representations at retrieval. </w:t>
      </w:r>
    </w:p>
    <w:p w14:paraId="64F55B54" w14:textId="5912F12E" w:rsidR="00DB7378" w:rsidRPr="00463E6E" w:rsidRDefault="008213DD" w:rsidP="00961DD6">
      <w:pPr>
        <w:rPr>
          <w:rFonts w:ascii="Times New Roman" w:hAnsi="Times New Roman" w:cs="Times New Roman"/>
          <w:sz w:val="24"/>
          <w:szCs w:val="24"/>
          <w:lang w:eastAsia="zh-CN"/>
        </w:rPr>
      </w:pPr>
      <w:r>
        <w:rPr>
          <w:rFonts w:ascii="Times New Roman" w:hAnsi="Times New Roman" w:cs="Times New Roman"/>
          <w:noProof/>
          <w:color w:val="000000" w:themeColor="text1"/>
          <w:sz w:val="24"/>
          <w:szCs w:val="24"/>
        </w:rPr>
        <w:tab/>
      </w:r>
      <w:r w:rsidR="002B726D">
        <w:rPr>
          <w:rFonts w:ascii="Times New Roman" w:hAnsi="Times New Roman" w:cs="Times New Roman"/>
          <w:noProof/>
          <w:color w:val="000000" w:themeColor="text1"/>
          <w:sz w:val="24"/>
          <w:szCs w:val="24"/>
        </w:rPr>
        <w:t xml:space="preserve">Like changes in the external environment, changes in internal states may also signal event boundaries, while stable intenral states can </w:t>
      </w:r>
      <w:r w:rsidR="002B726D" w:rsidRPr="008213DD">
        <w:rPr>
          <w:rFonts w:ascii="Times New Roman" w:hAnsi="Times New Roman" w:cs="Times New Roman"/>
          <w:noProof/>
          <w:color w:val="000000" w:themeColor="text1"/>
          <w:sz w:val="24"/>
          <w:szCs w:val="24"/>
        </w:rPr>
        <w:t>provid</w:t>
      </w:r>
      <w:r w:rsidR="002B726D">
        <w:rPr>
          <w:rFonts w:ascii="Times New Roman" w:hAnsi="Times New Roman" w:cs="Times New Roman"/>
          <w:noProof/>
          <w:color w:val="000000" w:themeColor="text1"/>
          <w:sz w:val="24"/>
          <w:szCs w:val="24"/>
        </w:rPr>
        <w:t>e</w:t>
      </w:r>
      <w:r w:rsidR="002B726D" w:rsidRPr="008213DD">
        <w:rPr>
          <w:rFonts w:ascii="Times New Roman" w:hAnsi="Times New Roman" w:cs="Times New Roman"/>
          <w:noProof/>
          <w:color w:val="000000" w:themeColor="text1"/>
          <w:sz w:val="24"/>
          <w:szCs w:val="24"/>
        </w:rPr>
        <w:t xml:space="preserve"> a consistent “internal scaffolding” that binds sequential moments together</w:t>
      </w:r>
      <w:r w:rsidR="002B726D">
        <w:rPr>
          <w:rFonts w:ascii="Times New Roman" w:hAnsi="Times New Roman" w:cs="Times New Roman"/>
          <w:noProof/>
          <w:color w:val="000000" w:themeColor="text1"/>
          <w:sz w:val="24"/>
          <w:szCs w:val="24"/>
        </w:rPr>
        <w:t>. For example</w:t>
      </w:r>
      <w:r w:rsidRPr="008213DD">
        <w:rPr>
          <w:rFonts w:ascii="Times New Roman" w:hAnsi="Times New Roman" w:cs="Times New Roman"/>
          <w:noProof/>
          <w:color w:val="000000" w:themeColor="text1"/>
          <w:sz w:val="24"/>
          <w:szCs w:val="24"/>
        </w:rPr>
        <w:t xml:space="preserve">, Clewett et al. (2020) found that stable physiological arousal during encoding, indexed by pupil size, can serve as an internal contextual state that supports memory integration. </w:t>
      </w:r>
      <w:r w:rsidR="001122E5">
        <w:rPr>
          <w:rFonts w:ascii="Times New Roman" w:hAnsi="Times New Roman" w:cs="Times New Roman"/>
          <w:noProof/>
          <w:color w:val="000000" w:themeColor="text1"/>
          <w:sz w:val="24"/>
          <w:szCs w:val="24"/>
        </w:rPr>
        <w:t>Greater</w:t>
      </w:r>
      <w:r w:rsidRPr="008213DD">
        <w:rPr>
          <w:rFonts w:ascii="Times New Roman" w:hAnsi="Times New Roman" w:cs="Times New Roman"/>
          <w:noProof/>
          <w:color w:val="000000" w:themeColor="text1"/>
          <w:sz w:val="24"/>
          <w:szCs w:val="24"/>
        </w:rPr>
        <w:t xml:space="preserve"> stability in arousal </w:t>
      </w:r>
      <w:r w:rsidR="00961DD6">
        <w:rPr>
          <w:rFonts w:ascii="Times New Roman" w:hAnsi="Times New Roman" w:cs="Times New Roman"/>
          <w:noProof/>
          <w:color w:val="000000" w:themeColor="text1"/>
          <w:sz w:val="24"/>
          <w:szCs w:val="24"/>
        </w:rPr>
        <w:t>predicted</w:t>
      </w:r>
      <w:r w:rsidR="001122E5">
        <w:rPr>
          <w:rFonts w:ascii="Times New Roman" w:hAnsi="Times New Roman" w:cs="Times New Roman"/>
          <w:noProof/>
          <w:color w:val="000000" w:themeColor="text1"/>
          <w:sz w:val="24"/>
          <w:szCs w:val="24"/>
        </w:rPr>
        <w:t xml:space="preserve"> </w:t>
      </w:r>
      <w:r w:rsidRPr="008213DD">
        <w:rPr>
          <w:rFonts w:ascii="Times New Roman" w:hAnsi="Times New Roman" w:cs="Times New Roman"/>
          <w:noProof/>
          <w:color w:val="000000" w:themeColor="text1"/>
          <w:sz w:val="24"/>
          <w:szCs w:val="24"/>
        </w:rPr>
        <w:t xml:space="preserve">better memory for the order of events and </w:t>
      </w:r>
      <w:r w:rsidR="001122E5">
        <w:rPr>
          <w:rFonts w:ascii="Times New Roman" w:hAnsi="Times New Roman" w:cs="Times New Roman"/>
          <w:noProof/>
          <w:color w:val="000000" w:themeColor="text1"/>
          <w:sz w:val="24"/>
          <w:szCs w:val="24"/>
        </w:rPr>
        <w:t>lower temporal distance ratings between them</w:t>
      </w:r>
      <w:r w:rsidRPr="008213DD">
        <w:rPr>
          <w:rFonts w:ascii="Times New Roman" w:hAnsi="Times New Roman" w:cs="Times New Roman"/>
          <w:noProof/>
          <w:color w:val="000000" w:themeColor="text1"/>
          <w:sz w:val="24"/>
          <w:szCs w:val="24"/>
        </w:rPr>
        <w:t>.</w:t>
      </w:r>
      <w:r w:rsidRPr="008213DD" w:rsidDel="008213DD">
        <w:rPr>
          <w:rFonts w:ascii="Times New Roman" w:hAnsi="Times New Roman" w:cs="Times New Roman"/>
          <w:noProof/>
          <w:color w:val="000000" w:themeColor="text1"/>
          <w:sz w:val="24"/>
          <w:szCs w:val="24"/>
        </w:rPr>
        <w:t xml:space="preserve"> </w:t>
      </w:r>
      <w:r w:rsidRPr="008213DD">
        <w:rPr>
          <w:rFonts w:ascii="Times New Roman" w:hAnsi="Times New Roman" w:cs="Times New Roman"/>
          <w:sz w:val="24"/>
          <w:szCs w:val="24"/>
        </w:rPr>
        <w:t>Additionally, work on emotional state dynamics suggests that valence changes, from neutral to negative, during encoding can likewise cause dilated temporal distance ratings</w:t>
      </w:r>
      <w:r>
        <w:rPr>
          <w:rFonts w:ascii="Times New Roman" w:hAnsi="Times New Roman" w:cs="Times New Roman"/>
          <w:sz w:val="24"/>
          <w:szCs w:val="24"/>
        </w:rPr>
        <w:t xml:space="preserve"> </w:t>
      </w:r>
      <w:r w:rsidR="00DB7378" w:rsidRPr="00DB7378">
        <w:rPr>
          <w:rFonts w:ascii="Times New Roman" w:hAnsi="Times New Roman" w:cs="Times New Roman"/>
          <w:sz w:val="24"/>
          <w:szCs w:val="24"/>
        </w:rPr>
        <w:fldChar w:fldCharType="begin"/>
      </w:r>
      <w:r w:rsidR="00DB7378" w:rsidRPr="00DB7378">
        <w:rPr>
          <w:rFonts w:ascii="Times New Roman" w:hAnsi="Times New Roman" w:cs="Times New Roman"/>
          <w:sz w:val="24"/>
          <w:szCs w:val="24"/>
        </w:rPr>
        <w:instrText xml:space="preserve"> ADDIN ZOTERO_ITEM CSL_CITATION {"citationID":"dh65o44s","properties":{"formattedCitation":"(Wang &amp; Lapate, 2025)","plainCitation":"(Wang &amp; Lapate, 2025)","noteIndex":0},"citationItems":[{"id":202,"uris":["http://zotero.org/users/local/9ow2ppoL/items/DVBUYRF7"],"itemData":{"id":202,"type":"article-journal","container-title":"Cognition and Emotion","DOI":"10.1080/02699931.2024.2349326","ISSN":"0269-9931, 1464-0600","issue":"1","journalAbbreviation":"Cognition and Emotion","language":"en","page":"136-155","source":"DOI.org (Crossref)","title":"Emotional state dynamics impacts temporal memory","volume":"39","author":[{"family":"Wang","given":"Jingyi"},{"family":"Lapate","given":"Regina C."}],"issued":{"date-parts":[["2025",1,2]]}}}],"schema":"https://github.com/citation-style-language/schema/raw/master/csl-citation.json"} </w:instrText>
      </w:r>
      <w:r w:rsidR="00DB7378" w:rsidRPr="00DB7378">
        <w:rPr>
          <w:rFonts w:ascii="Times New Roman" w:hAnsi="Times New Roman" w:cs="Times New Roman"/>
          <w:sz w:val="24"/>
          <w:szCs w:val="24"/>
        </w:rPr>
        <w:fldChar w:fldCharType="separate"/>
      </w:r>
      <w:r w:rsidR="00DB7378" w:rsidRPr="00DB7378">
        <w:rPr>
          <w:rFonts w:ascii="Times New Roman" w:hAnsi="Times New Roman" w:cs="Times New Roman"/>
          <w:noProof/>
          <w:sz w:val="24"/>
          <w:szCs w:val="24"/>
        </w:rPr>
        <w:t>(Wang &amp; Lapate, 2025)</w:t>
      </w:r>
      <w:r w:rsidR="00DB7378" w:rsidRPr="00DB7378">
        <w:rPr>
          <w:rFonts w:ascii="Times New Roman" w:hAnsi="Times New Roman" w:cs="Times New Roman"/>
          <w:sz w:val="24"/>
          <w:szCs w:val="24"/>
        </w:rPr>
        <w:fldChar w:fldCharType="end"/>
      </w:r>
      <w:r w:rsidR="00DB7378" w:rsidRPr="00DB7378">
        <w:rPr>
          <w:rFonts w:ascii="Times New Roman" w:hAnsi="Times New Roman" w:cs="Times New Roman"/>
          <w:sz w:val="24"/>
          <w:szCs w:val="24"/>
        </w:rPr>
        <w:t xml:space="preserve">. Collectively, these accounts characterise event boundary effects as </w:t>
      </w:r>
      <w:r w:rsidR="00961DD6">
        <w:rPr>
          <w:rFonts w:ascii="Times New Roman" w:hAnsi="Times New Roman" w:cs="Times New Roman"/>
          <w:sz w:val="24"/>
          <w:szCs w:val="24"/>
        </w:rPr>
        <w:t xml:space="preserve">due to </w:t>
      </w:r>
      <w:r w:rsidR="00DB7378" w:rsidRPr="00DB7378">
        <w:rPr>
          <w:rFonts w:ascii="Times New Roman" w:hAnsi="Times New Roman" w:cs="Times New Roman"/>
          <w:sz w:val="24"/>
          <w:szCs w:val="24"/>
        </w:rPr>
        <w:t>encoding-related mechanisms that carry forward to influence retrieval.</w:t>
      </w:r>
    </w:p>
    <w:p w14:paraId="30A7C798" w14:textId="7F59D704" w:rsidR="00E350FA" w:rsidRDefault="00DB7378" w:rsidP="00E350FA">
      <w:r>
        <w:rPr>
          <w:rFonts w:ascii="Times New Roman" w:hAnsi="Times New Roman" w:cs="Times New Roman"/>
          <w:sz w:val="24"/>
          <w:szCs w:val="24"/>
        </w:rPr>
        <w:tab/>
      </w:r>
      <w:commentRangeStart w:id="15"/>
      <w:r w:rsidR="009C4E1F">
        <w:rPr>
          <w:rFonts w:ascii="Times New Roman" w:hAnsi="Times New Roman" w:cs="Times New Roman"/>
          <w:sz w:val="24"/>
          <w:szCs w:val="24"/>
        </w:rPr>
        <w:t xml:space="preserve">Until now, </w:t>
      </w:r>
      <w:r w:rsidR="00EF375A">
        <w:rPr>
          <w:rFonts w:ascii="Times New Roman" w:hAnsi="Times New Roman" w:cs="Times New Roman"/>
          <w:sz w:val="24"/>
          <w:szCs w:val="24"/>
        </w:rPr>
        <w:t>retrieved</w:t>
      </w:r>
      <w:ins w:id="16" w:author="Jordan Gunn" w:date="2026-03-05T10:44:00Z" w16du:dateUtc="2026-03-05T10:44:00Z">
        <w:r w:rsidR="0082039D">
          <w:rPr>
            <w:rFonts w:ascii="Times New Roman" w:hAnsi="Times New Roman" w:cs="Times New Roman"/>
            <w:sz w:val="24"/>
            <w:szCs w:val="24"/>
          </w:rPr>
          <w:t>-</w:t>
        </w:r>
      </w:ins>
      <w:del w:id="17" w:author="Jordan Gunn" w:date="2026-03-05T10:44:00Z" w16du:dateUtc="2026-03-05T10:44:00Z">
        <w:r w:rsidR="00EF375A" w:rsidDel="0082039D">
          <w:rPr>
            <w:rFonts w:ascii="Times New Roman" w:hAnsi="Times New Roman" w:cs="Times New Roman"/>
            <w:sz w:val="24"/>
            <w:szCs w:val="24"/>
          </w:rPr>
          <w:delText xml:space="preserve"> </w:delText>
        </w:r>
      </w:del>
      <w:r w:rsidR="00EF375A">
        <w:rPr>
          <w:rFonts w:ascii="Times New Roman" w:hAnsi="Times New Roman" w:cs="Times New Roman"/>
          <w:sz w:val="24"/>
          <w:szCs w:val="24"/>
        </w:rPr>
        <w:t xml:space="preserve">context </w:t>
      </w:r>
      <w:r w:rsidR="009C4E1F">
        <w:rPr>
          <w:rFonts w:ascii="Times New Roman" w:hAnsi="Times New Roman" w:cs="Times New Roman"/>
          <w:sz w:val="24"/>
          <w:szCs w:val="24"/>
        </w:rPr>
        <w:t xml:space="preserve">models have only been deployed to simulate the effects of event boundaries on encoding processes. </w:t>
      </w:r>
      <w:commentRangeEnd w:id="15"/>
      <w:r w:rsidR="0082039D">
        <w:rPr>
          <w:rStyle w:val="CommentReference"/>
          <w:rFonts w:ascii="Times New Roman" w:hAnsi="Times New Roman" w:cs="Times New Roman"/>
          <w:sz w:val="24"/>
          <w:szCs w:val="24"/>
        </w:rPr>
        <w:commentReference w:id="15"/>
      </w:r>
      <w:r w:rsidR="009C4E1F">
        <w:rPr>
          <w:rFonts w:ascii="Times New Roman" w:hAnsi="Times New Roman" w:cs="Times New Roman"/>
          <w:sz w:val="24"/>
          <w:szCs w:val="24"/>
        </w:rPr>
        <w:t xml:space="preserve">Nevertheless, since these models emphasize </w:t>
      </w:r>
      <w:del w:id="18" w:author="Jordan Gunn" w:date="2026-03-05T10:45:00Z" w16du:dateUtc="2026-03-05T10:45:00Z">
        <w:r w:rsidR="009C4E1F" w:rsidDel="0082039D">
          <w:rPr>
            <w:rFonts w:ascii="Times New Roman" w:hAnsi="Times New Roman" w:cs="Times New Roman"/>
            <w:sz w:val="24"/>
            <w:szCs w:val="24"/>
          </w:rPr>
          <w:delText>the retrieval processes</w:delText>
        </w:r>
      </w:del>
      <w:ins w:id="19" w:author="Jordan Gunn" w:date="2026-03-05T10:45:00Z" w16du:dateUtc="2026-03-05T10:45:00Z">
        <w:r w:rsidR="0082039D">
          <w:rPr>
            <w:rFonts w:ascii="Times New Roman" w:hAnsi="Times New Roman" w:cs="Times New Roman"/>
            <w:sz w:val="24"/>
            <w:szCs w:val="24"/>
          </w:rPr>
          <w:t>retrieval dynamics</w:t>
        </w:r>
      </w:ins>
      <w:r w:rsidR="009C4E1F">
        <w:rPr>
          <w:rFonts w:ascii="Times New Roman" w:hAnsi="Times New Roman" w:cs="Times New Roman"/>
          <w:sz w:val="24"/>
          <w:szCs w:val="24"/>
        </w:rPr>
        <w:t xml:space="preserve">, </w:t>
      </w:r>
      <w:r w:rsidR="00EF375A">
        <w:rPr>
          <w:rFonts w:ascii="Times New Roman" w:hAnsi="Times New Roman" w:cs="Times New Roman"/>
          <w:sz w:val="24"/>
          <w:szCs w:val="24"/>
        </w:rPr>
        <w:t xml:space="preserve">it is natural to wonder how </w:t>
      </w:r>
      <w:r w:rsidRPr="00DB7378">
        <w:rPr>
          <w:rFonts w:ascii="Times New Roman" w:hAnsi="Times New Roman" w:cs="Times New Roman"/>
          <w:iCs/>
          <w:sz w:val="24"/>
          <w:szCs w:val="24"/>
        </w:rPr>
        <w:t>retrieval processes modulate the effect of event boundaries on temporal memory</w:t>
      </w:r>
      <w:r w:rsidR="00F06B84">
        <w:rPr>
          <w:rFonts w:ascii="Times New Roman" w:hAnsi="Times New Roman" w:cs="Times New Roman"/>
          <w:iCs/>
          <w:sz w:val="24"/>
          <w:szCs w:val="24"/>
        </w:rPr>
        <w:t>.</w:t>
      </w:r>
      <w:r w:rsidR="00961DD6">
        <w:rPr>
          <w:rFonts w:ascii="Times New Roman" w:hAnsi="Times New Roman" w:cs="Times New Roman"/>
          <w:iCs/>
          <w:sz w:val="24"/>
          <w:szCs w:val="24"/>
        </w:rPr>
        <w:t xml:space="preserve"> Intriguingly,</w:t>
      </w:r>
      <w:r w:rsidR="00F06B84">
        <w:rPr>
          <w:rFonts w:ascii="Times New Roman" w:hAnsi="Times New Roman" w:cs="Times New Roman"/>
          <w:iCs/>
          <w:sz w:val="24"/>
          <w:szCs w:val="24"/>
        </w:rPr>
        <w:t xml:space="preserve"> </w:t>
      </w:r>
      <w:bookmarkStart w:id="20" w:name="OLE_LINK18"/>
      <w:r>
        <w:rPr>
          <w:rFonts w:ascii="Times New Roman" w:hAnsi="Times New Roman" w:cs="Times New Roman"/>
          <w:iCs/>
          <w:sz w:val="24"/>
          <w:szCs w:val="24"/>
        </w:rPr>
        <w:fldChar w:fldCharType="begin"/>
      </w:r>
      <w:r w:rsidR="00525459">
        <w:rPr>
          <w:rFonts w:ascii="Times New Roman" w:hAnsi="Times New Roman" w:cs="Times New Roman"/>
          <w:iCs/>
          <w:sz w:val="24"/>
          <w:szCs w:val="24"/>
        </w:rPr>
        <w:instrText xml:space="preserve"> ADDIN ZOTERO_ITEM CSL_CITATION {"citationID":"zuIl4tjs","properties":{"formattedCitation":"(Wen &amp; Egner, 2022)","plainCitation":"(Wen &amp; Egner, 2022)","dontUpdate":true,"noteIndex":0},"citationItems":[{"id":7,"uris":["http://zotero.org/users/local/9ow2ppoL/items/DD3I7SJF"],"itemData":{"id":7,"type":"article-journal","container-title":"Cognition","DOI":"10.1016/j.cognition.2022.105145","ISSN":"00100277","journalAbbreviation":"Cognition","language":"en","page":"105145","source":"DOI.org (Crossref)","title":"Retrieval context determines whether event boundaries impair or enhance temporal order memory","volume":"225","author":[{"family":"Wen","given":"Tanya"},{"family":"Egner","given":"Tobias"}],"issued":{"date-parts":[["2022",8]]}}}],"schema":"https://github.com/citation-style-language/schema/raw/master/csl-citation.json"} </w:instrText>
      </w:r>
      <w:r>
        <w:rPr>
          <w:rFonts w:ascii="Times New Roman" w:hAnsi="Times New Roman" w:cs="Times New Roman"/>
          <w:iCs/>
          <w:sz w:val="24"/>
          <w:szCs w:val="24"/>
        </w:rPr>
        <w:fldChar w:fldCharType="separate"/>
      </w:r>
      <w:r>
        <w:rPr>
          <w:rFonts w:ascii="Times New Roman" w:hAnsi="Times New Roman" w:cs="Times New Roman"/>
          <w:iCs/>
          <w:noProof/>
          <w:sz w:val="24"/>
          <w:szCs w:val="24"/>
        </w:rPr>
        <w:t>Wen and Egner (2022)</w:t>
      </w:r>
      <w:r>
        <w:rPr>
          <w:rFonts w:ascii="Times New Roman" w:hAnsi="Times New Roman" w:cs="Times New Roman"/>
          <w:iCs/>
          <w:sz w:val="24"/>
          <w:szCs w:val="24"/>
        </w:rPr>
        <w:fldChar w:fldCharType="end"/>
      </w:r>
      <w:r w:rsidR="00EF375A">
        <w:rPr>
          <w:rFonts w:ascii="Times New Roman" w:hAnsi="Times New Roman" w:cs="Times New Roman"/>
          <w:iCs/>
          <w:sz w:val="24"/>
          <w:szCs w:val="24"/>
        </w:rPr>
        <w:t xml:space="preserve"> </w:t>
      </w:r>
      <w:bookmarkEnd w:id="20"/>
      <w:r w:rsidR="00961DD6">
        <w:rPr>
          <w:rFonts w:ascii="Times New Roman" w:hAnsi="Times New Roman" w:cs="Times New Roman"/>
          <w:iCs/>
          <w:sz w:val="24"/>
          <w:szCs w:val="24"/>
        </w:rPr>
        <w:t>reported</w:t>
      </w:r>
      <w:r w:rsidRPr="00DB7378">
        <w:rPr>
          <w:rFonts w:ascii="Times New Roman" w:hAnsi="Times New Roman" w:cs="Times New Roman"/>
          <w:iCs/>
          <w:sz w:val="24"/>
          <w:szCs w:val="24"/>
        </w:rPr>
        <w:t xml:space="preserve"> </w:t>
      </w:r>
      <w:commentRangeStart w:id="21"/>
      <w:r w:rsidRPr="00DB7378">
        <w:rPr>
          <w:rFonts w:ascii="Times New Roman" w:hAnsi="Times New Roman" w:cs="Times New Roman"/>
          <w:iCs/>
          <w:sz w:val="24"/>
          <w:szCs w:val="24"/>
        </w:rPr>
        <w:t xml:space="preserve">that </w:t>
      </w:r>
      <w:r w:rsidR="0057384D">
        <w:rPr>
          <w:rFonts w:ascii="Times New Roman" w:hAnsi="Times New Roman" w:cs="Times New Roman"/>
          <w:iCs/>
          <w:sz w:val="24"/>
          <w:szCs w:val="24"/>
        </w:rPr>
        <w:t xml:space="preserve">the degree of reinstatement of the encoding context was crucial </w:t>
      </w:r>
      <w:commentRangeEnd w:id="21"/>
      <w:r w:rsidR="0082039D">
        <w:rPr>
          <w:rStyle w:val="CommentReference"/>
          <w:rFonts w:ascii="Times New Roman" w:hAnsi="Times New Roman" w:cs="Times New Roman"/>
          <w:iCs/>
          <w:sz w:val="24"/>
          <w:szCs w:val="24"/>
        </w:rPr>
        <w:commentReference w:id="21"/>
      </w:r>
      <w:r w:rsidR="0057384D">
        <w:rPr>
          <w:rFonts w:ascii="Times New Roman" w:hAnsi="Times New Roman" w:cs="Times New Roman"/>
          <w:iCs/>
          <w:sz w:val="24"/>
          <w:szCs w:val="24"/>
        </w:rPr>
        <w:t>to the direction of the effect of event boundaries on temporal order memory.</w:t>
      </w:r>
      <w:r w:rsidR="008213DD" w:rsidRPr="008213DD">
        <w:t xml:space="preserve"> </w:t>
      </w:r>
      <w:r w:rsidR="009C4E1F" w:rsidRPr="00EA398A">
        <w:rPr>
          <w:rFonts w:ascii="Times New Roman" w:hAnsi="Times New Roman" w:cs="Times New Roman"/>
          <w:iCs/>
          <w:sz w:val="24"/>
          <w:szCs w:val="24"/>
        </w:rPr>
        <w:t>When</w:t>
      </w:r>
      <w:r w:rsidR="00961DD6" w:rsidRPr="008213DD">
        <w:rPr>
          <w:rFonts w:ascii="Times New Roman" w:hAnsi="Times New Roman" w:cs="Times New Roman"/>
          <w:iCs/>
          <w:sz w:val="24"/>
          <w:szCs w:val="24"/>
        </w:rPr>
        <w:t xml:space="preserve"> participants studied objects presented within coloured frames, and the same frame colour was shown again around each object at test</w:t>
      </w:r>
      <w:r w:rsidR="008213DD" w:rsidRPr="008213DD">
        <w:rPr>
          <w:rFonts w:ascii="Times New Roman" w:hAnsi="Times New Roman" w:cs="Times New Roman"/>
          <w:iCs/>
          <w:sz w:val="24"/>
          <w:szCs w:val="24"/>
        </w:rPr>
        <w:t xml:space="preserve">, temporal order memory was </w:t>
      </w:r>
      <w:r w:rsidR="00961DD6">
        <w:rPr>
          <w:rFonts w:ascii="Times New Roman" w:hAnsi="Times New Roman" w:cs="Times New Roman"/>
          <w:iCs/>
          <w:sz w:val="24"/>
          <w:szCs w:val="24"/>
        </w:rPr>
        <w:t xml:space="preserve">more accurate </w:t>
      </w:r>
      <w:r w:rsidR="008213DD" w:rsidRPr="008213DD">
        <w:rPr>
          <w:rFonts w:ascii="Times New Roman" w:hAnsi="Times New Roman" w:cs="Times New Roman"/>
          <w:iCs/>
          <w:sz w:val="24"/>
          <w:szCs w:val="24"/>
        </w:rPr>
        <w:t>for cross-boundary than within-</w:t>
      </w:r>
      <w:r w:rsidR="0033467C">
        <w:rPr>
          <w:rFonts w:ascii="Times New Roman" w:hAnsi="Times New Roman" w:cs="Times New Roman" w:hint="eastAsia"/>
          <w:iCs/>
          <w:sz w:val="24"/>
          <w:szCs w:val="24"/>
          <w:lang w:eastAsia="zh-CN"/>
        </w:rPr>
        <w:t>event</w:t>
      </w:r>
      <w:r w:rsidR="008213DD" w:rsidRPr="008213DD">
        <w:rPr>
          <w:rFonts w:ascii="Times New Roman" w:hAnsi="Times New Roman" w:cs="Times New Roman"/>
          <w:iCs/>
          <w:sz w:val="24"/>
          <w:szCs w:val="24"/>
        </w:rPr>
        <w:t xml:space="preserve"> pairs</w:t>
      </w:r>
      <w:r w:rsidR="00961DD6">
        <w:rPr>
          <w:rFonts w:ascii="Times New Roman" w:hAnsi="Times New Roman" w:cs="Times New Roman"/>
          <w:iCs/>
          <w:sz w:val="24"/>
          <w:szCs w:val="24"/>
        </w:rPr>
        <w:t>—</w:t>
      </w:r>
      <w:r w:rsidR="008213DD" w:rsidRPr="008213DD">
        <w:rPr>
          <w:rFonts w:ascii="Times New Roman" w:hAnsi="Times New Roman" w:cs="Times New Roman"/>
          <w:iCs/>
          <w:sz w:val="24"/>
          <w:szCs w:val="24"/>
        </w:rPr>
        <w:t>a “flipped” effect relative to the classic event-boundary pattern.</w:t>
      </w:r>
      <w:r w:rsidR="009C4E1F">
        <w:rPr>
          <w:rFonts w:ascii="Times New Roman" w:hAnsi="Times New Roman" w:cs="Times New Roman"/>
          <w:iCs/>
          <w:sz w:val="24"/>
          <w:szCs w:val="24"/>
        </w:rPr>
        <w:t xml:space="preserve"> The classic pattern was found when the object was presented without the colour frame that signalled in which event the item was encoded.</w:t>
      </w:r>
      <w:r w:rsidR="008213DD" w:rsidRPr="008213DD">
        <w:t xml:space="preserve"> </w:t>
      </w:r>
      <w:r w:rsidR="00E350FA">
        <w:tab/>
      </w:r>
    </w:p>
    <w:p w14:paraId="6C4284BD" w14:textId="0C757F52" w:rsidR="008213DD" w:rsidRPr="008213DD" w:rsidRDefault="00E350FA" w:rsidP="00A7576F">
      <w:pPr>
        <w:rPr>
          <w:rFonts w:ascii="Times New Roman" w:hAnsi="Times New Roman" w:cs="Times New Roman"/>
          <w:iCs/>
          <w:sz w:val="24"/>
          <w:szCs w:val="24"/>
        </w:rPr>
      </w:pPr>
      <w:r>
        <w:rPr>
          <w:rFonts w:ascii="Times New Roman" w:hAnsi="Times New Roman" w:cs="Times New Roman"/>
          <w:sz w:val="24"/>
          <w:szCs w:val="24"/>
        </w:rPr>
        <w:tab/>
      </w:r>
      <w:commentRangeStart w:id="22"/>
      <w:r>
        <w:rPr>
          <w:rFonts w:ascii="Times New Roman" w:hAnsi="Times New Roman" w:cs="Times New Roman"/>
          <w:sz w:val="24"/>
          <w:szCs w:val="24"/>
        </w:rPr>
        <w:t xml:space="preserve">Wen and Egner (2022) </w:t>
      </w:r>
      <w:r w:rsidR="008213DD" w:rsidRPr="008213DD">
        <w:rPr>
          <w:rFonts w:ascii="Times New Roman" w:hAnsi="Times New Roman" w:cs="Times New Roman"/>
          <w:sz w:val="24"/>
          <w:szCs w:val="24"/>
        </w:rPr>
        <w:t>pointed out</w:t>
      </w:r>
      <w:r>
        <w:rPr>
          <w:rFonts w:ascii="Times New Roman" w:hAnsi="Times New Roman" w:cs="Times New Roman"/>
          <w:sz w:val="24"/>
          <w:szCs w:val="24"/>
        </w:rPr>
        <w:t xml:space="preserve"> that</w:t>
      </w:r>
      <w:r w:rsidR="008213DD" w:rsidRPr="008213DD">
        <w:rPr>
          <w:rFonts w:ascii="Times New Roman" w:hAnsi="Times New Roman" w:cs="Times New Roman"/>
          <w:sz w:val="24"/>
          <w:szCs w:val="24"/>
        </w:rPr>
        <w:t xml:space="preserve"> th</w:t>
      </w:r>
      <w:r>
        <w:rPr>
          <w:rFonts w:ascii="Times New Roman" w:hAnsi="Times New Roman" w:cs="Times New Roman"/>
          <w:sz w:val="24"/>
          <w:szCs w:val="24"/>
        </w:rPr>
        <w:t>e</w:t>
      </w:r>
      <w:r w:rsidR="008213DD" w:rsidRPr="008213DD">
        <w:rPr>
          <w:rFonts w:ascii="Times New Roman" w:hAnsi="Times New Roman" w:cs="Times New Roman"/>
          <w:sz w:val="24"/>
          <w:szCs w:val="24"/>
        </w:rPr>
        <w:t xml:space="preserve"> flipped direction makes sense in everyday experience. For instance, it won’t be hard to remember walking from the meeting room to the kitchenette to refill a water bottle (cross-boundary), yet we may struggle to recall whether</w:t>
      </w:r>
      <w:r w:rsidR="00C500FF">
        <w:rPr>
          <w:rFonts w:ascii="Times New Roman" w:hAnsi="Times New Roman" w:cs="Times New Roman"/>
          <w:sz w:val="24"/>
          <w:szCs w:val="24"/>
        </w:rPr>
        <w:t>,</w:t>
      </w:r>
      <w:r w:rsidR="008213DD" w:rsidRPr="008213DD">
        <w:rPr>
          <w:rFonts w:ascii="Times New Roman" w:hAnsi="Times New Roman" w:cs="Times New Roman"/>
          <w:sz w:val="24"/>
          <w:szCs w:val="24"/>
        </w:rPr>
        <w:t xml:space="preserve"> </w:t>
      </w:r>
      <w:r w:rsidR="00C500FF" w:rsidRPr="008213DD">
        <w:rPr>
          <w:rFonts w:ascii="Times New Roman" w:hAnsi="Times New Roman" w:cs="Times New Roman"/>
          <w:sz w:val="24"/>
          <w:szCs w:val="24"/>
        </w:rPr>
        <w:t xml:space="preserve">during </w:t>
      </w:r>
      <w:r w:rsidR="00C500FF">
        <w:rPr>
          <w:rFonts w:ascii="Times New Roman" w:hAnsi="Times New Roman" w:cs="Times New Roman"/>
          <w:sz w:val="24"/>
          <w:szCs w:val="24"/>
        </w:rPr>
        <w:t>a</w:t>
      </w:r>
      <w:r w:rsidR="00C500FF" w:rsidRPr="008213DD">
        <w:rPr>
          <w:rFonts w:ascii="Times New Roman" w:hAnsi="Times New Roman" w:cs="Times New Roman"/>
          <w:sz w:val="24"/>
          <w:szCs w:val="24"/>
        </w:rPr>
        <w:t xml:space="preserve"> meeting</w:t>
      </w:r>
      <w:r w:rsidR="00C500FF">
        <w:rPr>
          <w:rFonts w:ascii="Times New Roman" w:hAnsi="Times New Roman" w:cs="Times New Roman"/>
          <w:sz w:val="24"/>
          <w:szCs w:val="24"/>
        </w:rPr>
        <w:t>,</w:t>
      </w:r>
      <w:r w:rsidR="00C500FF" w:rsidRPr="008213DD">
        <w:rPr>
          <w:rFonts w:ascii="Times New Roman" w:hAnsi="Times New Roman" w:cs="Times New Roman"/>
          <w:sz w:val="24"/>
          <w:szCs w:val="24"/>
        </w:rPr>
        <w:t xml:space="preserve"> </w:t>
      </w:r>
      <w:r w:rsidR="008213DD" w:rsidRPr="008213DD">
        <w:rPr>
          <w:rFonts w:ascii="Times New Roman" w:hAnsi="Times New Roman" w:cs="Times New Roman"/>
          <w:sz w:val="24"/>
          <w:szCs w:val="24"/>
        </w:rPr>
        <w:t>we opened the slides before or after muting our microphone (within-event).</w:t>
      </w:r>
      <w:commentRangeEnd w:id="22"/>
      <w:r w:rsidR="00B35AF3" w:rsidRPr="008213DD">
        <w:rPr>
          <w:rStyle w:val="CommentReference"/>
          <w:rFonts w:ascii="Times New Roman" w:hAnsi="Times New Roman" w:cs="Times New Roman"/>
          <w:sz w:val="24"/>
          <w:szCs w:val="24"/>
        </w:rPr>
        <w:commentReference w:id="22"/>
      </w:r>
      <w:r w:rsidR="008213DD" w:rsidRPr="008213DD">
        <w:rPr>
          <w:rFonts w:ascii="Times New Roman" w:hAnsi="Times New Roman" w:cs="Times New Roman"/>
          <w:sz w:val="24"/>
          <w:szCs w:val="24"/>
        </w:rPr>
        <w:t xml:space="preserve"> In daily life, we are unlikely to refill a water bottle in the meeting room; that action is naturally tied </w:t>
      </w:r>
      <w:r w:rsidR="008213DD" w:rsidRPr="008213DD">
        <w:rPr>
          <w:rFonts w:ascii="Times New Roman" w:hAnsi="Times New Roman" w:cs="Times New Roman"/>
          <w:sz w:val="24"/>
          <w:szCs w:val="24"/>
        </w:rPr>
        <w:lastRenderedPageBreak/>
        <w:t>to the kitchenette. We also do not usually bounce back and forth between these two places, so the meeting room and kitchenette stay distinct in memory. These contexts are meaningful and overlap little, making the cross-boundary transition more memorable.</w:t>
      </w:r>
      <w:r>
        <w:rPr>
          <w:rFonts w:ascii="Times New Roman" w:hAnsi="Times New Roman" w:cs="Times New Roman"/>
          <w:sz w:val="24"/>
          <w:szCs w:val="24"/>
        </w:rPr>
        <w:t xml:space="preserve"> By contrast, </w:t>
      </w:r>
      <w:r w:rsidR="008213DD" w:rsidRPr="008213DD">
        <w:rPr>
          <w:rFonts w:ascii="Times New Roman" w:hAnsi="Times New Roman" w:cs="Times New Roman"/>
          <w:sz w:val="24"/>
          <w:szCs w:val="24"/>
        </w:rPr>
        <w:t xml:space="preserve">laboratory paradigms </w:t>
      </w:r>
      <w:r>
        <w:rPr>
          <w:rFonts w:ascii="Times New Roman" w:hAnsi="Times New Roman" w:cs="Times New Roman"/>
          <w:sz w:val="24"/>
          <w:szCs w:val="24"/>
        </w:rPr>
        <w:t xml:space="preserve">typically </w:t>
      </w:r>
      <w:r w:rsidR="008213DD" w:rsidRPr="008213DD">
        <w:rPr>
          <w:rFonts w:ascii="Times New Roman" w:hAnsi="Times New Roman" w:cs="Times New Roman"/>
          <w:sz w:val="24"/>
          <w:szCs w:val="24"/>
        </w:rPr>
        <w:t xml:space="preserve">operationalise event boundaries </w:t>
      </w:r>
      <w:r w:rsidR="002F56F1">
        <w:rPr>
          <w:rFonts w:ascii="Times New Roman" w:hAnsi="Times New Roman" w:cs="Times New Roman"/>
          <w:sz w:val="24"/>
          <w:szCs w:val="24"/>
        </w:rPr>
        <w:t>by repeatedly</w:t>
      </w:r>
      <w:r w:rsidR="008213DD" w:rsidRPr="008213DD">
        <w:rPr>
          <w:rFonts w:ascii="Times New Roman" w:hAnsi="Times New Roman" w:cs="Times New Roman"/>
          <w:sz w:val="24"/>
          <w:szCs w:val="24"/>
        </w:rPr>
        <w:t xml:space="preserve"> shift</w:t>
      </w:r>
      <w:r w:rsidR="002F56F1">
        <w:rPr>
          <w:rFonts w:ascii="Times New Roman" w:hAnsi="Times New Roman" w:cs="Times New Roman"/>
          <w:sz w:val="24"/>
          <w:szCs w:val="24"/>
        </w:rPr>
        <w:t>ing</w:t>
      </w:r>
      <w:r w:rsidR="008213DD" w:rsidRPr="008213DD">
        <w:rPr>
          <w:rFonts w:ascii="Times New Roman" w:hAnsi="Times New Roman" w:cs="Times New Roman"/>
          <w:sz w:val="24"/>
          <w:szCs w:val="24"/>
        </w:rPr>
        <w:t xml:space="preserve"> task demands or perceptual features across trials</w:t>
      </w:r>
      <w:r>
        <w:rPr>
          <w:rFonts w:ascii="Times New Roman" w:hAnsi="Times New Roman" w:cs="Times New Roman"/>
          <w:sz w:val="24"/>
          <w:szCs w:val="24"/>
        </w:rPr>
        <w:t xml:space="preserve">, such as </w:t>
      </w:r>
      <w:r w:rsidRPr="008213DD">
        <w:rPr>
          <w:rFonts w:ascii="Times New Roman" w:hAnsi="Times New Roman" w:cs="Times New Roman"/>
          <w:sz w:val="24"/>
          <w:szCs w:val="24"/>
        </w:rPr>
        <w:t xml:space="preserve">alternating </w:t>
      </w:r>
      <w:r>
        <w:rPr>
          <w:rFonts w:ascii="Times New Roman" w:hAnsi="Times New Roman" w:cs="Times New Roman"/>
          <w:sz w:val="24"/>
          <w:szCs w:val="24"/>
        </w:rPr>
        <w:t xml:space="preserve">orienting tasks, </w:t>
      </w:r>
      <w:r w:rsidRPr="008213DD">
        <w:rPr>
          <w:rFonts w:ascii="Times New Roman" w:hAnsi="Times New Roman" w:cs="Times New Roman"/>
          <w:sz w:val="24"/>
          <w:szCs w:val="24"/>
        </w:rPr>
        <w:t>stimulus category</w:t>
      </w:r>
      <w:r>
        <w:rPr>
          <w:rFonts w:ascii="Times New Roman" w:hAnsi="Times New Roman" w:cs="Times New Roman"/>
          <w:sz w:val="24"/>
          <w:szCs w:val="24"/>
        </w:rPr>
        <w:t>, or stimulus features</w:t>
      </w:r>
      <w:r w:rsidR="008213DD" w:rsidRPr="008213DD">
        <w:rPr>
          <w:rFonts w:ascii="Times New Roman" w:hAnsi="Times New Roman" w:cs="Times New Roman"/>
          <w:sz w:val="24"/>
          <w:szCs w:val="24"/>
        </w:rPr>
        <w:t xml:space="preserve"> (</w:t>
      </w:r>
      <w:r w:rsidR="00DB7378">
        <w:rPr>
          <w:rFonts w:ascii="Times New Roman" w:hAnsi="Times New Roman" w:cs="Times New Roman"/>
          <w:sz w:val="24"/>
          <w:szCs w:val="24"/>
        </w:rPr>
        <w:fldChar w:fldCharType="begin"/>
      </w:r>
      <w:r w:rsidR="00C915E9">
        <w:rPr>
          <w:rFonts w:ascii="Times New Roman" w:hAnsi="Times New Roman" w:cs="Times New Roman"/>
          <w:sz w:val="24"/>
          <w:szCs w:val="24"/>
        </w:rPr>
        <w:instrText xml:space="preserve"> ADDIN ZOTERO_ITEM CSL_CITATION {"citationID":"xjKcUG62","properties":{"formattedCitation":"(DuBrow &amp; Davachi, 2014; Heusser et al., 2018; Sols et al., 2017)","plainCitation":"(DuBrow &amp; Davachi, 2014; Heusser et al., 2018; Sols et al., 2017)","noteIndex":0},"citationItems":[{"id":197,"uris":["http://zotero.org/users/local/9ow2ppoL/items/V3KT3ANN"],"itemData":{"id":197,"type":"article-journal","abstract":"Making sense of previous experience requires remembering the order in which events unfolded in time. Prior work has implicated the hippocampus and medial temporal lobe cortex in memory for temporal information associated with individual episodes. However, the processes involved in encoding and retrieving temporal information across extended sequences is relatively poorly understood. Here we used fMRI during the encoding and retrieval of extended sequences to test specific predictions about the type of information used to resolve temporal order and the role of the hippocampus in this process. Participants studied sequences of images of celebrity faces and common objects followed by a recency discrimination test. The main conditions of interest were pairs of items that had been presented with three intervening items, half of which included an intervening category shift. During encoding, hippocampal pattern similarity across intervening items was associated with subsequent successful order memory. To test for evidence of associative retrieval, we trained a classifier to discriminate encoding patterns associated with faces versus objects and applied the classifier on fMRI patterns during recency discrimination. We found evidence that the category content of intervening items was reactivated during recency judgments, and this was related to hippocampal encoding-retrieval similarity. A follow-up behavioral priming experiment revealed additional evidence for intervening item reinstatement during temporal order judgments. Reinstatement did not differ according to whether the items occurred within a single context or across context boundaries. Thus, these data suggest that inter-item associative encoding and retrieval mediated by the hippocampus contribute to temporal order memory.","container-title":"The Journal of Neuroscience","DOI":"10.1523/JNEUROSCI.2535-14.2014","ISSN":"0270-6474, 1529-2401","issue":"42","journalAbbreviation":"J. Neurosci.","language":"en","license":"https://creativecommons.org/licenses/by-nc-sa/4.0/","page":"13998-14005","source":"DOI.org (Crossref)","title":"Temporal Memory Is Shaped by Encoding Stability and Intervening Item Reactivation","volume":"34","author":[{"family":"DuBrow","given":"Sarah"},{"family":"Davachi","given":"Lila"}],"issued":{"date-parts":[["2014",10,15]]}}},{"id":48,"uris":["http://zotero.org/users/local/9ow2ppoL/items/GFY98NYC"],"itemData":{"id":48,"type":"article-journal","container-title":"Journal of Experimental Psychology: Learning, Memory, and Cognition","DOI":"10.1037/xlm0000503","ISSN":"1939-1285, 0278-7393","issue":"7","journalAbbreviation":"Journal of Experimental Psychology: Learning, Memory, and Cognition","language":"en","license":"http://www.apa.org/pubs/journals/resources/open-access.aspx","page":"1075-1090","source":"DOI.org (Crossref)","title":"Perceptual boundaries cause mnemonic trade-offs between local boundary processing and across-trial associative binding.","volume":"44","author":[{"family":"Heusser","given":"Andrew C."},{"family":"Ezzyat","given":"Youssef"},{"family":"Shiff","given":"Ilana"},{"family":"Davachi","given":"Lila"}],"issued":{"date-parts":[["2018",7]]}}},{"id":76,"uris":["http://zotero.org/users/local/9ow2ppoL/items/QHWT8S7A"],"itemData":{"id":76,"type":"article-journal","container-title":"Current Biology","DOI":"10.1016/j.cub.2017.09.057","ISSN":"09609822","issue":"22","journalAbbreviation":"Current Biology","language":"en","page":"3499-3504.e4","source":"DOI.org (Crossref)","title":"Event Boundaries Trigger Rapid Memory Reinstatement of the Prior Events to Promote Their Representation in Long-Term Memory","volume":"27","author":[{"family":"Sols","given":"Ignasi"},{"family":"DuBrow","given":"Sarah"},{"family":"Davachi","given":"Lila"},{"family":"Fuentemilla","given":"Lluís"}],"issued":{"date-parts":[["2017",11]]}}}],"schema":"https://github.com/citation-style-language/schema/raw/master/csl-citation.json"} </w:instrText>
      </w:r>
      <w:r w:rsidR="00DB7378">
        <w:rPr>
          <w:rFonts w:ascii="Times New Roman" w:hAnsi="Times New Roman" w:cs="Times New Roman"/>
          <w:sz w:val="24"/>
          <w:szCs w:val="24"/>
        </w:rPr>
        <w:fldChar w:fldCharType="separate"/>
      </w:r>
      <w:r w:rsidR="00C915E9">
        <w:rPr>
          <w:rFonts w:ascii="Times New Roman" w:hAnsi="Times New Roman" w:cs="Times New Roman"/>
          <w:noProof/>
          <w:sz w:val="24"/>
          <w:szCs w:val="24"/>
        </w:rPr>
        <w:t>DuBrow &amp; Davachi, 2014; Heusser et al., 2018; Sols et al., 2017)</w:t>
      </w:r>
      <w:r w:rsidR="00DB7378">
        <w:rPr>
          <w:rFonts w:ascii="Times New Roman" w:hAnsi="Times New Roman" w:cs="Times New Roman"/>
          <w:sz w:val="24"/>
          <w:szCs w:val="24"/>
        </w:rPr>
        <w:fldChar w:fldCharType="end"/>
      </w:r>
      <w:r w:rsidR="008213DD">
        <w:rPr>
          <w:rFonts w:ascii="Times New Roman" w:hAnsi="Times New Roman" w:cs="Times New Roman"/>
          <w:sz w:val="24"/>
          <w:szCs w:val="24"/>
        </w:rPr>
        <w:t xml:space="preserve">. </w:t>
      </w:r>
      <w:r w:rsidR="008213DD" w:rsidRPr="008213DD">
        <w:rPr>
          <w:rFonts w:ascii="Times New Roman" w:hAnsi="Times New Roman" w:cs="Times New Roman"/>
          <w:sz w:val="24"/>
          <w:szCs w:val="24"/>
        </w:rPr>
        <w:t xml:space="preserve">For example, </w:t>
      </w:r>
      <w:r>
        <w:rPr>
          <w:rFonts w:ascii="Times New Roman" w:hAnsi="Times New Roman" w:cs="Times New Roman"/>
          <w:sz w:val="24"/>
          <w:szCs w:val="24"/>
        </w:rPr>
        <w:t>in DuBrow’s seminal study (</w:t>
      </w:r>
      <w:r w:rsidR="00430F0A">
        <w:rPr>
          <w:rFonts w:ascii="Times New Roman" w:hAnsi="Times New Roman" w:cs="Times New Roman"/>
          <w:sz w:val="24"/>
          <w:szCs w:val="24"/>
        </w:rPr>
        <w:t>2013</w:t>
      </w:r>
      <w:r>
        <w:rPr>
          <w:rFonts w:ascii="Times New Roman" w:hAnsi="Times New Roman" w:cs="Times New Roman"/>
          <w:sz w:val="24"/>
          <w:szCs w:val="24"/>
        </w:rPr>
        <w:t xml:space="preserve">), </w:t>
      </w:r>
      <w:r w:rsidR="008213DD" w:rsidRPr="008213DD">
        <w:rPr>
          <w:rFonts w:ascii="Times New Roman" w:hAnsi="Times New Roman" w:cs="Times New Roman"/>
          <w:sz w:val="24"/>
          <w:szCs w:val="24"/>
        </w:rPr>
        <w:t>participants alternate</w:t>
      </w:r>
      <w:r>
        <w:rPr>
          <w:rFonts w:ascii="Times New Roman" w:hAnsi="Times New Roman" w:cs="Times New Roman"/>
          <w:sz w:val="24"/>
          <w:szCs w:val="24"/>
        </w:rPr>
        <w:t>d</w:t>
      </w:r>
      <w:r w:rsidR="008213DD" w:rsidRPr="008213DD">
        <w:rPr>
          <w:rFonts w:ascii="Times New Roman" w:hAnsi="Times New Roman" w:cs="Times New Roman"/>
          <w:sz w:val="24"/>
          <w:szCs w:val="24"/>
        </w:rPr>
        <w:t xml:space="preserve"> between judging objects as “indoor/outdoor” and faces as “female/male” across the sequence.</w:t>
      </w:r>
      <w:r w:rsidR="008213DD">
        <w:rPr>
          <w:rFonts w:ascii="Times New Roman" w:hAnsi="Times New Roman" w:cs="Times New Roman"/>
          <w:sz w:val="24"/>
          <w:szCs w:val="24"/>
        </w:rPr>
        <w:t xml:space="preserve"> </w:t>
      </w:r>
      <w:r w:rsidR="008213DD">
        <w:rPr>
          <w:rFonts w:ascii="Times New Roman" w:hAnsi="Times New Roman" w:cs="Times New Roman"/>
          <w:iCs/>
          <w:sz w:val="24"/>
          <w:szCs w:val="24"/>
        </w:rPr>
        <w:fldChar w:fldCharType="begin"/>
      </w:r>
      <w:r w:rsidR="00525459">
        <w:rPr>
          <w:rFonts w:ascii="Times New Roman" w:hAnsi="Times New Roman" w:cs="Times New Roman"/>
          <w:iCs/>
          <w:sz w:val="24"/>
          <w:szCs w:val="24"/>
        </w:rPr>
        <w:instrText xml:space="preserve"> ADDIN ZOTERO_ITEM CSL_CITATION {"citationID":"TdJyIMbp","properties":{"formattedCitation":"(Wen &amp; Egner, 2022)","plainCitation":"(Wen &amp; Egner, 2022)","dontUpdate":true,"noteIndex":0},"citationItems":[{"id":7,"uris":["http://zotero.org/users/local/9ow2ppoL/items/DD3I7SJF"],"itemData":{"id":7,"type":"article-journal","container-title":"Cognition","DOI":"10.1016/j.cognition.2022.105145","ISSN":"00100277","journalAbbreviation":"Cognition","language":"en","page":"105145","source":"DOI.org (Crossref)","title":"Retrieval context determines whether event boundaries impair or enhance temporal order memory","volume":"225","author":[{"family":"Wen","given":"Tanya"},{"family":"Egner","given":"Tobias"}],"issued":{"date-parts":[["2022",8]]}}}],"schema":"https://github.com/citation-style-language/schema/raw/master/csl-citation.json"} </w:instrText>
      </w:r>
      <w:r w:rsidR="008213DD">
        <w:rPr>
          <w:rFonts w:ascii="Times New Roman" w:hAnsi="Times New Roman" w:cs="Times New Roman"/>
          <w:iCs/>
          <w:sz w:val="24"/>
          <w:szCs w:val="24"/>
        </w:rPr>
        <w:fldChar w:fldCharType="separate"/>
      </w:r>
      <w:r w:rsidR="008213DD">
        <w:rPr>
          <w:rFonts w:ascii="Times New Roman" w:hAnsi="Times New Roman" w:cs="Times New Roman"/>
          <w:iCs/>
          <w:noProof/>
          <w:sz w:val="24"/>
          <w:szCs w:val="24"/>
        </w:rPr>
        <w:t>Wen and Egner (2022)</w:t>
      </w:r>
      <w:r w:rsidR="008213DD">
        <w:rPr>
          <w:rFonts w:ascii="Times New Roman" w:hAnsi="Times New Roman" w:cs="Times New Roman"/>
          <w:iCs/>
          <w:sz w:val="24"/>
          <w:szCs w:val="24"/>
        </w:rPr>
        <w:fldChar w:fldCharType="end"/>
      </w:r>
      <w:r w:rsidR="008213DD">
        <w:rPr>
          <w:rFonts w:ascii="Times New Roman" w:hAnsi="Times New Roman" w:cs="Times New Roman"/>
          <w:iCs/>
          <w:sz w:val="24"/>
          <w:szCs w:val="24"/>
        </w:rPr>
        <w:t xml:space="preserve"> </w:t>
      </w:r>
      <w:r w:rsidR="008213DD" w:rsidRPr="008213DD">
        <w:rPr>
          <w:rFonts w:ascii="Times New Roman" w:hAnsi="Times New Roman" w:cs="Times New Roman"/>
          <w:iCs/>
          <w:sz w:val="24"/>
          <w:szCs w:val="24"/>
        </w:rPr>
        <w:t>moved beyond such repeating contexts by using distinct, non-recurring cues and reinstating them at retrieval</w:t>
      </w:r>
      <w:r w:rsidR="00A7576F">
        <w:rPr>
          <w:rFonts w:ascii="Times New Roman" w:hAnsi="Times New Roman" w:cs="Times New Roman"/>
          <w:iCs/>
          <w:sz w:val="24"/>
          <w:szCs w:val="24"/>
        </w:rPr>
        <w:t>, and suggested that these conditions will give rise to a “flipped</w:t>
      </w:r>
      <w:r w:rsidR="007618DE">
        <w:rPr>
          <w:rFonts w:ascii="Times New Roman" w:hAnsi="Times New Roman" w:cs="Times New Roman"/>
          <w:iCs/>
          <w:sz w:val="24"/>
          <w:szCs w:val="24"/>
        </w:rPr>
        <w:t>”</w:t>
      </w:r>
      <w:r w:rsidR="00A7576F">
        <w:rPr>
          <w:rFonts w:ascii="Times New Roman" w:hAnsi="Times New Roman" w:cs="Times New Roman"/>
          <w:iCs/>
          <w:sz w:val="24"/>
          <w:szCs w:val="24"/>
        </w:rPr>
        <w:t xml:space="preserve"> effect whenever participants are reminded of the encoding context during the test. </w:t>
      </w:r>
      <w:r w:rsidR="007618DE">
        <w:rPr>
          <w:rFonts w:ascii="Times New Roman" w:hAnsi="Times New Roman" w:cs="Times New Roman"/>
          <w:iCs/>
          <w:sz w:val="24"/>
          <w:szCs w:val="24"/>
        </w:rPr>
        <w:t>Nevertheless, in a c</w:t>
      </w:r>
      <w:r w:rsidR="00A7576F">
        <w:rPr>
          <w:rFonts w:ascii="Times New Roman" w:hAnsi="Times New Roman" w:cs="Times New Roman"/>
          <w:iCs/>
          <w:sz w:val="24"/>
          <w:szCs w:val="24"/>
        </w:rPr>
        <w:t>ruci</w:t>
      </w:r>
      <w:r w:rsidR="007618DE">
        <w:rPr>
          <w:rFonts w:ascii="Times New Roman" w:hAnsi="Times New Roman" w:cs="Times New Roman"/>
          <w:iCs/>
          <w:sz w:val="24"/>
          <w:szCs w:val="24"/>
        </w:rPr>
        <w:t>a</w:t>
      </w:r>
      <w:r w:rsidR="00A7576F">
        <w:rPr>
          <w:rFonts w:ascii="Times New Roman" w:hAnsi="Times New Roman" w:cs="Times New Roman"/>
          <w:iCs/>
          <w:sz w:val="24"/>
          <w:szCs w:val="24"/>
        </w:rPr>
        <w:t>l</w:t>
      </w:r>
      <w:r w:rsidR="007618DE">
        <w:rPr>
          <w:rFonts w:ascii="Times New Roman" w:hAnsi="Times New Roman" w:cs="Times New Roman"/>
          <w:iCs/>
          <w:sz w:val="24"/>
          <w:szCs w:val="24"/>
        </w:rPr>
        <w:t xml:space="preserve"> test of their hypothesis, in their Experiment 4 </w:t>
      </w:r>
      <w:r w:rsidR="00A7576F">
        <w:rPr>
          <w:rFonts w:ascii="Times New Roman" w:hAnsi="Times New Roman" w:cs="Times New Roman"/>
          <w:iCs/>
          <w:sz w:val="24"/>
          <w:szCs w:val="24"/>
        </w:rPr>
        <w:t>source memory for the encoding context did not influence temporal memory</w:t>
      </w:r>
      <w:r w:rsidR="007618DE">
        <w:rPr>
          <w:rFonts w:ascii="Times New Roman" w:hAnsi="Times New Roman" w:cs="Times New Roman"/>
          <w:iCs/>
          <w:sz w:val="24"/>
          <w:szCs w:val="24"/>
        </w:rPr>
        <w:t>, casting doubt on their interpretation</w:t>
      </w:r>
      <w:r w:rsidR="00A7576F">
        <w:rPr>
          <w:rFonts w:ascii="Times New Roman" w:hAnsi="Times New Roman" w:cs="Times New Roman"/>
          <w:iCs/>
          <w:sz w:val="24"/>
          <w:szCs w:val="24"/>
        </w:rPr>
        <w:t xml:space="preserve">. </w:t>
      </w:r>
      <w:r w:rsidR="009534F2">
        <w:rPr>
          <w:rFonts w:ascii="Times New Roman" w:hAnsi="Times New Roman" w:cs="Times New Roman"/>
          <w:iCs/>
          <w:sz w:val="24"/>
          <w:szCs w:val="24"/>
        </w:rPr>
        <w:t xml:space="preserve">While their work hinted that event boundaries influence temporal memory differently outside the rarified conditions of laboratory experiments, it did not fully resolve the underlying </w:t>
      </w:r>
      <w:commentRangeStart w:id="23"/>
      <w:r w:rsidR="009534F2">
        <w:rPr>
          <w:rFonts w:ascii="Times New Roman" w:hAnsi="Times New Roman" w:cs="Times New Roman"/>
          <w:iCs/>
          <w:sz w:val="24"/>
          <w:szCs w:val="24"/>
        </w:rPr>
        <w:t>mechanism</w:t>
      </w:r>
      <w:commentRangeEnd w:id="23"/>
      <w:r w:rsidR="00B35AF3">
        <w:rPr>
          <w:rStyle w:val="CommentReference"/>
          <w:rFonts w:ascii="Times New Roman" w:hAnsi="Times New Roman" w:cs="Times New Roman"/>
          <w:iCs/>
          <w:sz w:val="24"/>
          <w:szCs w:val="24"/>
        </w:rPr>
        <w:commentReference w:id="23"/>
      </w:r>
      <w:r w:rsidR="009534F2">
        <w:rPr>
          <w:rFonts w:ascii="Times New Roman" w:hAnsi="Times New Roman" w:cs="Times New Roman"/>
          <w:iCs/>
          <w:sz w:val="24"/>
          <w:szCs w:val="24"/>
        </w:rPr>
        <w:t xml:space="preserve">. </w:t>
      </w:r>
    </w:p>
    <w:p w14:paraId="71C3F405" w14:textId="623C671A" w:rsidR="005A2DF4" w:rsidRDefault="00C500FF" w:rsidP="008968DC">
      <w:pPr>
        <w:ind w:firstLine="720"/>
        <w:rPr>
          <w:rFonts w:ascii="Times New Roman" w:hAnsi="Times New Roman" w:cs="Times New Roman"/>
          <w:sz w:val="24"/>
          <w:szCs w:val="24"/>
        </w:rPr>
      </w:pPr>
      <w:r>
        <w:rPr>
          <w:rFonts w:ascii="Times New Roman" w:hAnsi="Times New Roman" w:cs="Times New Roman"/>
          <w:iCs/>
          <w:sz w:val="24"/>
          <w:szCs w:val="24"/>
        </w:rPr>
        <w:t xml:space="preserve">Following up on Wen and Egner’s </w:t>
      </w:r>
      <w:r w:rsidR="00E74487">
        <w:rPr>
          <w:rFonts w:ascii="Times New Roman" w:hAnsi="Times New Roman" w:cs="Times New Roman"/>
          <w:iCs/>
          <w:sz w:val="24"/>
          <w:szCs w:val="24"/>
        </w:rPr>
        <w:t>(202</w:t>
      </w:r>
      <w:r w:rsidR="00053649">
        <w:rPr>
          <w:rFonts w:ascii="Times New Roman" w:hAnsi="Times New Roman" w:cs="Times New Roman"/>
          <w:iCs/>
          <w:sz w:val="24"/>
          <w:szCs w:val="24"/>
        </w:rPr>
        <w:t>2</w:t>
      </w:r>
      <w:r w:rsidR="00E74487">
        <w:rPr>
          <w:rFonts w:ascii="Times New Roman" w:hAnsi="Times New Roman" w:cs="Times New Roman"/>
          <w:iCs/>
          <w:sz w:val="24"/>
          <w:szCs w:val="24"/>
        </w:rPr>
        <w:t xml:space="preserve">) </w:t>
      </w:r>
      <w:r>
        <w:rPr>
          <w:rFonts w:ascii="Times New Roman" w:hAnsi="Times New Roman" w:cs="Times New Roman"/>
          <w:iCs/>
          <w:sz w:val="24"/>
          <w:szCs w:val="24"/>
        </w:rPr>
        <w:t xml:space="preserve">proposal that event boundaries have a different impact when they are encountered in in the real world, we hypothesised </w:t>
      </w:r>
      <w:r w:rsidR="005A2DF4">
        <w:rPr>
          <w:rFonts w:ascii="Times New Roman" w:hAnsi="Times New Roman" w:cs="Times New Roman"/>
          <w:iCs/>
          <w:sz w:val="24"/>
          <w:szCs w:val="24"/>
        </w:rPr>
        <w:t xml:space="preserve">that </w:t>
      </w:r>
      <w:r>
        <w:rPr>
          <w:rFonts w:ascii="Times New Roman" w:hAnsi="Times New Roman" w:cs="Times New Roman"/>
          <w:iCs/>
          <w:sz w:val="24"/>
          <w:szCs w:val="24"/>
        </w:rPr>
        <w:t xml:space="preserve">outside the artificial conditions of the lab </w:t>
      </w:r>
      <w:r w:rsidR="00DB7378" w:rsidRPr="00C825F2">
        <w:rPr>
          <w:rFonts w:ascii="Times New Roman" w:hAnsi="Times New Roman" w:cs="Times New Roman"/>
          <w:sz w:val="24"/>
          <w:szCs w:val="24"/>
        </w:rPr>
        <w:t xml:space="preserve">people </w:t>
      </w:r>
      <w:r w:rsidR="005A2DF4">
        <w:rPr>
          <w:rFonts w:ascii="Times New Roman" w:hAnsi="Times New Roman" w:cs="Times New Roman"/>
          <w:sz w:val="24"/>
          <w:szCs w:val="24"/>
        </w:rPr>
        <w:t>often</w:t>
      </w:r>
      <w:ins w:id="24" w:author="Deborah Talmi" w:date="2026-02-20T11:06:00Z" w16du:dateUtc="2026-02-20T11:06:00Z">
        <w:r w:rsidR="005A2DF4">
          <w:rPr>
            <w:rFonts w:ascii="Times New Roman" w:hAnsi="Times New Roman" w:cs="Times New Roman"/>
            <w:sz w:val="24"/>
            <w:szCs w:val="24"/>
          </w:rPr>
          <w:t xml:space="preserve"> </w:t>
        </w:r>
      </w:ins>
      <w:r w:rsidR="00DB7378" w:rsidRPr="00C825F2">
        <w:rPr>
          <w:rFonts w:ascii="Times New Roman" w:hAnsi="Times New Roman" w:cs="Times New Roman"/>
          <w:sz w:val="24"/>
          <w:szCs w:val="24"/>
        </w:rPr>
        <w:t xml:space="preserve">infer temporal relations </w:t>
      </w:r>
      <w:r w:rsidR="00D87DE9">
        <w:rPr>
          <w:rFonts w:ascii="Times New Roman" w:hAnsi="Times New Roman" w:cs="Times New Roman"/>
          <w:sz w:val="24"/>
          <w:szCs w:val="24"/>
        </w:rPr>
        <w:t xml:space="preserve">based on source memory, namely, </w:t>
      </w:r>
      <w:r w:rsidR="00DB7378" w:rsidRPr="00C825F2">
        <w:rPr>
          <w:rFonts w:ascii="Times New Roman" w:hAnsi="Times New Roman" w:cs="Times New Roman"/>
          <w:sz w:val="24"/>
          <w:szCs w:val="24"/>
        </w:rPr>
        <w:t xml:space="preserve">by retrieving which </w:t>
      </w:r>
      <w:r w:rsidR="00053649">
        <w:rPr>
          <w:rFonts w:ascii="Times New Roman" w:hAnsi="Times New Roman" w:cs="Times New Roman"/>
          <w:sz w:val="24"/>
          <w:szCs w:val="24"/>
        </w:rPr>
        <w:t>contexts</w:t>
      </w:r>
      <w:r w:rsidR="00DB7378" w:rsidRPr="00C825F2">
        <w:rPr>
          <w:rFonts w:ascii="Times New Roman" w:hAnsi="Times New Roman" w:cs="Times New Roman"/>
          <w:sz w:val="24"/>
          <w:szCs w:val="24"/>
        </w:rPr>
        <w:t xml:space="preserve"> the </w:t>
      </w:r>
      <w:r>
        <w:rPr>
          <w:rFonts w:ascii="Times New Roman" w:hAnsi="Times New Roman" w:cs="Times New Roman"/>
          <w:sz w:val="24"/>
          <w:szCs w:val="24"/>
        </w:rPr>
        <w:t>tested items</w:t>
      </w:r>
      <w:r w:rsidR="00DB7378" w:rsidRPr="00C825F2">
        <w:rPr>
          <w:rFonts w:ascii="Times New Roman" w:hAnsi="Times New Roman" w:cs="Times New Roman"/>
          <w:sz w:val="24"/>
          <w:szCs w:val="24"/>
        </w:rPr>
        <w:t xml:space="preserve"> belonged to</w:t>
      </w:r>
      <w:r>
        <w:rPr>
          <w:rFonts w:ascii="Times New Roman" w:hAnsi="Times New Roman" w:cs="Times New Roman"/>
          <w:sz w:val="24"/>
          <w:szCs w:val="24"/>
        </w:rPr>
        <w:t xml:space="preserve"> (“the microphone must have been in the meeting room”)</w:t>
      </w:r>
      <w:r w:rsidR="00D87DE9">
        <w:rPr>
          <w:rFonts w:ascii="Times New Roman" w:hAnsi="Times New Roman" w:cs="Times New Roman"/>
          <w:sz w:val="24"/>
          <w:szCs w:val="24"/>
        </w:rPr>
        <w:t>,</w:t>
      </w:r>
      <w:r w:rsidR="00DB7378" w:rsidRPr="00C825F2">
        <w:rPr>
          <w:rFonts w:ascii="Times New Roman" w:hAnsi="Times New Roman" w:cs="Times New Roman"/>
          <w:sz w:val="24"/>
          <w:szCs w:val="24"/>
        </w:rPr>
        <w:t xml:space="preserve"> and the order of those </w:t>
      </w:r>
      <w:r w:rsidR="00053649">
        <w:rPr>
          <w:rFonts w:ascii="Times New Roman" w:hAnsi="Times New Roman" w:cs="Times New Roman"/>
          <w:sz w:val="24"/>
          <w:szCs w:val="24"/>
        </w:rPr>
        <w:t>contexts</w:t>
      </w:r>
      <w:r>
        <w:rPr>
          <w:rFonts w:ascii="Times New Roman" w:hAnsi="Times New Roman" w:cs="Times New Roman"/>
          <w:sz w:val="24"/>
          <w:szCs w:val="24"/>
        </w:rPr>
        <w:t xml:space="preserve"> (“I went to the kitchenette after the meeting”)</w:t>
      </w:r>
      <w:r w:rsidR="00D87DE9">
        <w:rPr>
          <w:rFonts w:ascii="Times New Roman" w:hAnsi="Times New Roman" w:cs="Times New Roman"/>
          <w:sz w:val="24"/>
          <w:szCs w:val="24"/>
        </w:rPr>
        <w:t xml:space="preserve">. </w:t>
      </w:r>
      <w:r>
        <w:rPr>
          <w:rFonts w:ascii="Times New Roman" w:hAnsi="Times New Roman" w:cs="Times New Roman"/>
          <w:sz w:val="24"/>
          <w:szCs w:val="24"/>
        </w:rPr>
        <w:t xml:space="preserve">Good source and </w:t>
      </w:r>
      <w:r w:rsidR="005A2DF4">
        <w:rPr>
          <w:rFonts w:ascii="Times New Roman" w:hAnsi="Times New Roman" w:cs="Times New Roman"/>
          <w:sz w:val="24"/>
          <w:szCs w:val="24"/>
        </w:rPr>
        <w:t>source</w:t>
      </w:r>
      <w:r>
        <w:rPr>
          <w:rFonts w:ascii="Times New Roman" w:hAnsi="Times New Roman" w:cs="Times New Roman"/>
          <w:sz w:val="24"/>
          <w:szCs w:val="24"/>
        </w:rPr>
        <w:t xml:space="preserve">-order memory can allow people to base temporal order decisions on </w:t>
      </w:r>
      <w:r w:rsidR="00FB7F79">
        <w:rPr>
          <w:rFonts w:ascii="Times New Roman" w:hAnsi="Times New Roman" w:cs="Times New Roman"/>
          <w:sz w:val="24"/>
          <w:szCs w:val="24"/>
        </w:rPr>
        <w:t>deduction and</w:t>
      </w:r>
      <w:r>
        <w:rPr>
          <w:rFonts w:ascii="Times New Roman" w:hAnsi="Times New Roman" w:cs="Times New Roman"/>
          <w:sz w:val="24"/>
          <w:szCs w:val="24"/>
        </w:rPr>
        <w:t xml:space="preserve"> make accurate decisions about the temporal order of test items (“I must have refilled my water bottle after I muted the microphone”). </w:t>
      </w:r>
      <w:commentRangeStart w:id="25"/>
      <w:r w:rsidR="005A2DF4">
        <w:rPr>
          <w:rFonts w:ascii="Times New Roman" w:hAnsi="Times New Roman" w:cs="Times New Roman"/>
          <w:sz w:val="24"/>
          <w:szCs w:val="24"/>
        </w:rPr>
        <w:t xml:space="preserve">It is possible </w:t>
      </w:r>
      <w:r w:rsidR="007618DE">
        <w:rPr>
          <w:rFonts w:ascii="Times New Roman" w:hAnsi="Times New Roman" w:cs="Times New Roman"/>
          <w:sz w:val="24"/>
          <w:szCs w:val="24"/>
        </w:rPr>
        <w:t xml:space="preserve">that Wen and Egner did not observe significant effects of source memory on temporal memory because </w:t>
      </w:r>
      <w:r w:rsidR="007618DE" w:rsidRPr="008213DD">
        <w:rPr>
          <w:rFonts w:ascii="Times New Roman" w:hAnsi="Times New Roman" w:cs="Times New Roman"/>
          <w:iCs/>
          <w:sz w:val="24"/>
          <w:szCs w:val="24"/>
        </w:rPr>
        <w:t>their manipulation still relied on relatively simple cues</w:t>
      </w:r>
      <w:r w:rsidR="007618DE">
        <w:rPr>
          <w:rFonts w:ascii="Times New Roman" w:hAnsi="Times New Roman" w:cs="Times New Roman"/>
          <w:iCs/>
          <w:sz w:val="24"/>
          <w:szCs w:val="24"/>
        </w:rPr>
        <w:t>, such as the</w:t>
      </w:r>
      <w:r w:rsidR="007618DE" w:rsidRPr="008213DD">
        <w:rPr>
          <w:rFonts w:ascii="Times New Roman" w:hAnsi="Times New Roman" w:cs="Times New Roman"/>
          <w:iCs/>
          <w:sz w:val="24"/>
          <w:szCs w:val="24"/>
        </w:rPr>
        <w:t xml:space="preserve"> one-off </w:t>
      </w:r>
      <w:r w:rsidR="007618DE">
        <w:rPr>
          <w:rFonts w:ascii="Times New Roman" w:hAnsi="Times New Roman" w:cs="Times New Roman"/>
          <w:iCs/>
          <w:sz w:val="24"/>
          <w:szCs w:val="24"/>
        </w:rPr>
        <w:t>orienting</w:t>
      </w:r>
      <w:r w:rsidR="007618DE" w:rsidRPr="008213DD">
        <w:rPr>
          <w:rFonts w:ascii="Times New Roman" w:hAnsi="Times New Roman" w:cs="Times New Roman"/>
          <w:iCs/>
          <w:sz w:val="24"/>
          <w:szCs w:val="24"/>
        </w:rPr>
        <w:t xml:space="preserve"> task cue and a non-repeating coloured frame around each object.</w:t>
      </w:r>
      <w:commentRangeEnd w:id="25"/>
      <w:r w:rsidR="00B86CDC" w:rsidRPr="008213DD">
        <w:rPr>
          <w:rStyle w:val="CommentReference"/>
          <w:rFonts w:ascii="Times New Roman" w:hAnsi="Times New Roman" w:cs="Times New Roman"/>
          <w:iCs/>
          <w:sz w:val="24"/>
          <w:szCs w:val="24"/>
        </w:rPr>
        <w:commentReference w:id="25"/>
      </w:r>
      <w:r w:rsidR="007618DE" w:rsidRPr="008213DD">
        <w:rPr>
          <w:rFonts w:ascii="Times New Roman" w:hAnsi="Times New Roman" w:cs="Times New Roman"/>
          <w:iCs/>
          <w:sz w:val="24"/>
          <w:szCs w:val="24"/>
        </w:rPr>
        <w:t xml:space="preserve"> </w:t>
      </w:r>
      <w:r w:rsidR="005A2DF4">
        <w:rPr>
          <w:rFonts w:ascii="Times New Roman" w:hAnsi="Times New Roman" w:cs="Times New Roman"/>
          <w:iCs/>
          <w:sz w:val="24"/>
          <w:szCs w:val="24"/>
        </w:rPr>
        <w:t>I</w:t>
      </w:r>
      <w:r w:rsidR="007618DE">
        <w:rPr>
          <w:rFonts w:ascii="Times New Roman" w:hAnsi="Times New Roman" w:cs="Times New Roman"/>
          <w:iCs/>
          <w:sz w:val="24"/>
          <w:szCs w:val="24"/>
        </w:rPr>
        <w:t xml:space="preserve">n paradigms that are even more ecologically valid, the influence of </w:t>
      </w:r>
      <w:r w:rsidR="005A2DF4">
        <w:rPr>
          <w:rFonts w:ascii="Times New Roman" w:hAnsi="Times New Roman" w:cs="Times New Roman"/>
          <w:iCs/>
          <w:sz w:val="24"/>
          <w:szCs w:val="24"/>
        </w:rPr>
        <w:t xml:space="preserve">associative memory – specifically, source and source-order memory  – </w:t>
      </w:r>
      <w:r w:rsidR="007618DE">
        <w:rPr>
          <w:rFonts w:ascii="Times New Roman" w:hAnsi="Times New Roman" w:cs="Times New Roman"/>
          <w:iCs/>
          <w:sz w:val="24"/>
          <w:szCs w:val="24"/>
        </w:rPr>
        <w:t xml:space="preserve">may be more prominent. </w:t>
      </w:r>
      <w:r w:rsidR="00D87DE9">
        <w:rPr>
          <w:rFonts w:ascii="Times New Roman" w:hAnsi="Times New Roman" w:cs="Times New Roman"/>
          <w:sz w:val="24"/>
          <w:szCs w:val="24"/>
        </w:rPr>
        <w:t>To test this hypothesis, i</w:t>
      </w:r>
      <w:r w:rsidR="00DB7378" w:rsidRPr="00DB7378">
        <w:rPr>
          <w:rFonts w:ascii="Times New Roman" w:hAnsi="Times New Roman" w:cs="Times New Roman"/>
          <w:sz w:val="24"/>
          <w:szCs w:val="24"/>
        </w:rPr>
        <w:t>n Experiment 1 we conceptually replicated Wen and Egner</w:t>
      </w:r>
      <w:r w:rsidR="00D87DE9">
        <w:rPr>
          <w:rFonts w:ascii="Times New Roman" w:hAnsi="Times New Roman" w:cs="Times New Roman"/>
          <w:sz w:val="24"/>
          <w:szCs w:val="24"/>
        </w:rPr>
        <w:t>’s</w:t>
      </w:r>
      <w:r w:rsidR="00DB7378" w:rsidRPr="00DB7378">
        <w:rPr>
          <w:rFonts w:ascii="Times New Roman" w:hAnsi="Times New Roman" w:cs="Times New Roman"/>
          <w:sz w:val="24"/>
          <w:szCs w:val="24"/>
        </w:rPr>
        <w:t xml:space="preserve"> (2022) </w:t>
      </w:r>
      <w:r w:rsidR="00DB7378">
        <w:rPr>
          <w:rFonts w:ascii="Times New Roman" w:hAnsi="Times New Roman" w:cs="Times New Roman"/>
          <w:sz w:val="24"/>
          <w:szCs w:val="24"/>
        </w:rPr>
        <w:t xml:space="preserve">study </w:t>
      </w:r>
      <w:r w:rsidR="00DB7378" w:rsidRPr="00DB7378">
        <w:rPr>
          <w:rFonts w:ascii="Times New Roman" w:hAnsi="Times New Roman" w:cs="Times New Roman"/>
          <w:sz w:val="24"/>
          <w:szCs w:val="24"/>
        </w:rPr>
        <w:t>using a more ecologically valid paradigm</w:t>
      </w:r>
      <w:r w:rsidR="007618DE">
        <w:rPr>
          <w:rFonts w:ascii="Times New Roman" w:hAnsi="Times New Roman" w:cs="Times New Roman"/>
          <w:sz w:val="24"/>
          <w:szCs w:val="24"/>
        </w:rPr>
        <w:t xml:space="preserve">, </w:t>
      </w:r>
      <w:r w:rsidR="00C126A0">
        <w:rPr>
          <w:rFonts w:ascii="Times New Roman" w:hAnsi="Times New Roman" w:cs="Times New Roman"/>
          <w:sz w:val="24"/>
          <w:szCs w:val="24"/>
        </w:rPr>
        <w:t xml:space="preserve">drawing on </w:t>
      </w:r>
      <w:r w:rsidR="007618DE">
        <w:rPr>
          <w:rFonts w:ascii="Times New Roman" w:hAnsi="Times New Roman" w:cs="Times New Roman"/>
          <w:sz w:val="24"/>
          <w:szCs w:val="24"/>
        </w:rPr>
        <w:t>Horner et al., (2016)</w:t>
      </w:r>
      <w:r w:rsidR="00C126A0">
        <w:rPr>
          <w:rFonts w:ascii="Times New Roman" w:hAnsi="Times New Roman" w:cs="Times New Roman"/>
          <w:sz w:val="24"/>
          <w:szCs w:val="24"/>
        </w:rPr>
        <w:t>. We hypothesised that since we maintained the crucial element of their design – non-repeating, and even more highly distinctive events</w:t>
      </w:r>
      <w:ins w:id="26" w:author="Deborah Talmi" w:date="2026-02-20T10:56:00Z" w16du:dateUtc="2026-02-20T10:56:00Z">
        <w:r w:rsidR="00C126A0">
          <w:rPr>
            <w:rFonts w:ascii="Times New Roman" w:hAnsi="Times New Roman" w:cs="Times New Roman"/>
            <w:sz w:val="24"/>
            <w:szCs w:val="24"/>
          </w:rPr>
          <w:t>,</w:t>
        </w:r>
      </w:ins>
      <w:r w:rsidR="00DB7378" w:rsidRPr="00DB7378">
        <w:rPr>
          <w:rFonts w:ascii="Times New Roman" w:hAnsi="Times New Roman" w:cs="Times New Roman"/>
          <w:sz w:val="24"/>
          <w:szCs w:val="24"/>
        </w:rPr>
        <w:t xml:space="preserve"> a </w:t>
      </w:r>
      <w:r w:rsidR="00C126A0">
        <w:rPr>
          <w:rFonts w:ascii="Times New Roman" w:hAnsi="Times New Roman" w:cs="Times New Roman"/>
          <w:sz w:val="24"/>
          <w:szCs w:val="24"/>
        </w:rPr>
        <w:t>“</w:t>
      </w:r>
      <w:r w:rsidR="00DB7378" w:rsidRPr="00DB7378">
        <w:rPr>
          <w:rFonts w:ascii="Times New Roman" w:hAnsi="Times New Roman" w:cs="Times New Roman"/>
          <w:sz w:val="24"/>
          <w:szCs w:val="24"/>
        </w:rPr>
        <w:t>flipped</w:t>
      </w:r>
      <w:r w:rsidR="00C126A0">
        <w:rPr>
          <w:rFonts w:ascii="Times New Roman" w:hAnsi="Times New Roman" w:cs="Times New Roman"/>
          <w:sz w:val="24"/>
          <w:szCs w:val="24"/>
        </w:rPr>
        <w:t>”</w:t>
      </w:r>
      <w:r w:rsidR="00DB7378" w:rsidRPr="00DB7378">
        <w:rPr>
          <w:rFonts w:ascii="Times New Roman" w:hAnsi="Times New Roman" w:cs="Times New Roman"/>
          <w:sz w:val="24"/>
          <w:szCs w:val="24"/>
        </w:rPr>
        <w:t xml:space="preserve"> effect </w:t>
      </w:r>
      <w:r w:rsidR="00C126A0">
        <w:rPr>
          <w:rFonts w:ascii="Times New Roman" w:hAnsi="Times New Roman" w:cs="Times New Roman"/>
          <w:sz w:val="24"/>
          <w:szCs w:val="24"/>
        </w:rPr>
        <w:t xml:space="preserve">will </w:t>
      </w:r>
      <w:r w:rsidR="00DB7378" w:rsidRPr="00DB7378">
        <w:rPr>
          <w:rFonts w:ascii="Times New Roman" w:hAnsi="Times New Roman" w:cs="Times New Roman"/>
          <w:sz w:val="24"/>
          <w:szCs w:val="24"/>
        </w:rPr>
        <w:t>emerge</w:t>
      </w:r>
      <w:r w:rsidR="00D87DE9">
        <w:rPr>
          <w:rFonts w:ascii="Times New Roman" w:hAnsi="Times New Roman" w:cs="Times New Roman"/>
          <w:sz w:val="24"/>
          <w:szCs w:val="24"/>
        </w:rPr>
        <w:t xml:space="preserve"> when the </w:t>
      </w:r>
      <w:r w:rsidR="00C126A0">
        <w:rPr>
          <w:rFonts w:ascii="Times New Roman" w:hAnsi="Times New Roman" w:cs="Times New Roman"/>
          <w:sz w:val="24"/>
          <w:szCs w:val="24"/>
        </w:rPr>
        <w:t xml:space="preserve">encoding </w:t>
      </w:r>
      <w:r w:rsidR="00D87DE9">
        <w:rPr>
          <w:rFonts w:ascii="Times New Roman" w:hAnsi="Times New Roman" w:cs="Times New Roman"/>
          <w:sz w:val="24"/>
          <w:szCs w:val="24"/>
        </w:rPr>
        <w:t xml:space="preserve">context is </w:t>
      </w:r>
      <w:r w:rsidR="00C126A0">
        <w:rPr>
          <w:rFonts w:ascii="Times New Roman" w:hAnsi="Times New Roman" w:cs="Times New Roman"/>
          <w:sz w:val="24"/>
          <w:szCs w:val="24"/>
        </w:rPr>
        <w:t>re-</w:t>
      </w:r>
      <w:r w:rsidR="00D87DE9">
        <w:rPr>
          <w:rFonts w:ascii="Times New Roman" w:hAnsi="Times New Roman" w:cs="Times New Roman"/>
          <w:sz w:val="24"/>
          <w:szCs w:val="24"/>
        </w:rPr>
        <w:t>present</w:t>
      </w:r>
      <w:r w:rsidR="00C126A0">
        <w:rPr>
          <w:rFonts w:ascii="Times New Roman" w:hAnsi="Times New Roman" w:cs="Times New Roman"/>
          <w:sz w:val="24"/>
          <w:szCs w:val="24"/>
        </w:rPr>
        <w:t>ed</w:t>
      </w:r>
      <w:r w:rsidR="00D87DE9">
        <w:rPr>
          <w:rFonts w:ascii="Times New Roman" w:hAnsi="Times New Roman" w:cs="Times New Roman"/>
          <w:sz w:val="24"/>
          <w:szCs w:val="24"/>
        </w:rPr>
        <w:t xml:space="preserve"> </w:t>
      </w:r>
      <w:r w:rsidR="00C126A0">
        <w:rPr>
          <w:rFonts w:ascii="Times New Roman" w:hAnsi="Times New Roman" w:cs="Times New Roman"/>
          <w:sz w:val="24"/>
          <w:szCs w:val="24"/>
        </w:rPr>
        <w:t>at test</w:t>
      </w:r>
      <w:r w:rsidR="00DB7378" w:rsidRPr="00DB7378">
        <w:rPr>
          <w:rFonts w:ascii="Times New Roman" w:hAnsi="Times New Roman" w:cs="Times New Roman"/>
          <w:sz w:val="24"/>
          <w:szCs w:val="24"/>
        </w:rPr>
        <w:t>.</w:t>
      </w:r>
      <w:r w:rsidR="00C126A0">
        <w:rPr>
          <w:rFonts w:ascii="Times New Roman" w:hAnsi="Times New Roman" w:cs="Times New Roman"/>
          <w:sz w:val="24"/>
          <w:szCs w:val="24"/>
        </w:rPr>
        <w:t xml:space="preserve"> </w:t>
      </w:r>
    </w:p>
    <w:p w14:paraId="4EDF5F1F" w14:textId="288EE79C" w:rsidR="005A2DF4" w:rsidRDefault="005A2DF4" w:rsidP="005A2DF4">
      <w:pPr>
        <w:ind w:firstLine="720"/>
        <w:rPr>
          <w:rFonts w:ascii="Times New Roman" w:hAnsi="Times New Roman" w:cs="Times New Roman"/>
          <w:sz w:val="24"/>
          <w:szCs w:val="24"/>
        </w:rPr>
      </w:pPr>
      <w:r>
        <w:rPr>
          <w:rFonts w:ascii="Times New Roman" w:hAnsi="Times New Roman" w:cs="Times New Roman"/>
          <w:sz w:val="24"/>
          <w:szCs w:val="24"/>
        </w:rPr>
        <w:t>To summarise, the research reported here set out to illuminate how event boundaries influence temporal memory in real-life situations. We hypothesized that outside the lab, retrieval processes may overwhelm the effect of event boundaries on item-item association and associations between these items through shared temporal context, at encoding. Experiment 1was designed as a conceptual replication of Wen and Egner</w:t>
      </w:r>
      <w:r w:rsidR="00101B2E">
        <w:rPr>
          <w:rFonts w:ascii="Times New Roman" w:hAnsi="Times New Roman" w:cs="Times New Roman"/>
          <w:sz w:val="24"/>
          <w:szCs w:val="24"/>
        </w:rPr>
        <w:t>’s Experiment 4 but using even more distinct, unique events</w:t>
      </w:r>
      <w:r>
        <w:rPr>
          <w:rFonts w:ascii="Times New Roman" w:hAnsi="Times New Roman" w:cs="Times New Roman"/>
          <w:sz w:val="24"/>
          <w:szCs w:val="24"/>
        </w:rPr>
        <w:t>.</w:t>
      </w:r>
      <w:r w:rsidR="00101B2E">
        <w:rPr>
          <w:rFonts w:ascii="Times New Roman" w:hAnsi="Times New Roman" w:cs="Times New Roman"/>
          <w:sz w:val="24"/>
          <w:szCs w:val="24"/>
        </w:rPr>
        <w:t xml:space="preserve"> We failed to replicate their results, suggesting that </w:t>
      </w:r>
      <w:r>
        <w:rPr>
          <w:rFonts w:ascii="Times New Roman" w:hAnsi="Times New Roman" w:cs="Times New Roman"/>
          <w:sz w:val="24"/>
          <w:szCs w:val="24"/>
        </w:rPr>
        <w:t xml:space="preserve">the “flipped” effect is not due to </w:t>
      </w:r>
      <w:r w:rsidR="00101B2E">
        <w:rPr>
          <w:rFonts w:ascii="Times New Roman" w:hAnsi="Times New Roman" w:cs="Times New Roman"/>
          <w:sz w:val="24"/>
          <w:szCs w:val="24"/>
        </w:rPr>
        <w:t>the nature of events. We also observed evidence</w:t>
      </w:r>
      <w:r>
        <w:rPr>
          <w:rFonts w:ascii="Times New Roman" w:hAnsi="Times New Roman" w:cs="Times New Roman"/>
          <w:sz w:val="24"/>
          <w:szCs w:val="24"/>
        </w:rPr>
        <w:t xml:space="preserve"> for effects of </w:t>
      </w:r>
      <w:r w:rsidR="00101B2E">
        <w:rPr>
          <w:rFonts w:ascii="Times New Roman" w:hAnsi="Times New Roman" w:cs="Times New Roman"/>
          <w:sz w:val="24"/>
          <w:szCs w:val="24"/>
        </w:rPr>
        <w:t xml:space="preserve">source memory </w:t>
      </w:r>
      <w:r>
        <w:rPr>
          <w:rFonts w:ascii="Times New Roman" w:hAnsi="Times New Roman" w:cs="Times New Roman"/>
          <w:sz w:val="24"/>
          <w:szCs w:val="24"/>
        </w:rPr>
        <w:t>on temporal memory. We followed these up in Experiment 2</w:t>
      </w:r>
      <w:r w:rsidR="00101B2E">
        <w:rPr>
          <w:rFonts w:ascii="Times New Roman" w:hAnsi="Times New Roman" w:cs="Times New Roman"/>
          <w:sz w:val="24"/>
          <w:szCs w:val="24"/>
        </w:rPr>
        <w:t xml:space="preserve">, now using the ‘typical’ memory test </w:t>
      </w:r>
      <w:r w:rsidR="00101B2E">
        <w:rPr>
          <w:rFonts w:ascii="Times New Roman" w:hAnsi="Times New Roman" w:cs="Times New Roman"/>
          <w:sz w:val="24"/>
          <w:szCs w:val="24"/>
        </w:rPr>
        <w:lastRenderedPageBreak/>
        <w:t xml:space="preserve">set-up where the encoded events are not re-presented to participants. The results provided robust evidence that source memory and source order memory determine temporal order memory accuracy and temporal distance ratings. Since these experiments relied on individual differences in associative memory, Experiment 3 manipulated associative memory by varying the number of events participants encoded. This experiment showed that the “flipped effect” can be observed when associative memory is good. Taken together, our study is first to show that retrieval processes determine the magnitude and direction of the effect of event boundaries on temporal memory in ecologically-valid situations. </w:t>
      </w:r>
    </w:p>
    <w:p w14:paraId="53711A42" w14:textId="77777777" w:rsidR="005D6DCB" w:rsidRDefault="005D6DCB" w:rsidP="00AE5D43">
      <w:pPr>
        <w:rPr>
          <w:iCs/>
        </w:rPr>
      </w:pPr>
    </w:p>
    <w:p w14:paraId="29528158" w14:textId="77777777" w:rsidR="00AE5D43" w:rsidRDefault="00AE5D43" w:rsidP="00AE5D43">
      <w:pPr>
        <w:rPr>
          <w:iCs/>
        </w:rPr>
      </w:pPr>
    </w:p>
    <w:p w14:paraId="5D38D14D" w14:textId="77777777" w:rsidR="00AE5D43" w:rsidRPr="0046709C" w:rsidRDefault="00AE5D43" w:rsidP="00AE5D43">
      <w:pPr>
        <w:ind w:firstLine="720"/>
        <w:jc w:val="center"/>
        <w:rPr>
          <w:rFonts w:ascii="Times New Roman" w:hAnsi="Times New Roman" w:cs="Times New Roman"/>
          <w:b/>
          <w:sz w:val="28"/>
          <w:szCs w:val="28"/>
        </w:rPr>
      </w:pPr>
      <w:r w:rsidRPr="0046709C">
        <w:rPr>
          <w:rFonts w:ascii="Times New Roman" w:hAnsi="Times New Roman" w:cs="Times New Roman"/>
          <w:b/>
          <w:sz w:val="28"/>
          <w:szCs w:val="28"/>
        </w:rPr>
        <w:t>Experiment 1</w:t>
      </w:r>
    </w:p>
    <w:p w14:paraId="67C269FC" w14:textId="77777777" w:rsidR="00AE5D43" w:rsidRPr="0050633B" w:rsidRDefault="00AE5D43" w:rsidP="00AE5D43">
      <w:pPr>
        <w:ind w:firstLine="720"/>
        <w:jc w:val="center"/>
        <w:rPr>
          <w:rFonts w:ascii="Times New Roman" w:hAnsi="Times New Roman" w:cs="Times New Roman"/>
          <w:b/>
          <w:sz w:val="28"/>
          <w:szCs w:val="28"/>
        </w:rPr>
      </w:pPr>
    </w:p>
    <w:p w14:paraId="2868E1C8" w14:textId="77777777" w:rsidR="00AE5D43" w:rsidRPr="0050633B" w:rsidRDefault="00AE5D43" w:rsidP="00AE5D43">
      <w:pPr>
        <w:ind w:firstLine="720"/>
        <w:jc w:val="center"/>
        <w:rPr>
          <w:rFonts w:ascii="Times New Roman" w:hAnsi="Times New Roman" w:cs="Times New Roman"/>
          <w:b/>
        </w:rPr>
      </w:pPr>
      <w:r w:rsidRPr="0050633B">
        <w:rPr>
          <w:rFonts w:ascii="Times New Roman" w:hAnsi="Times New Roman" w:cs="Times New Roman"/>
          <w:b/>
        </w:rPr>
        <w:t>Method</w:t>
      </w:r>
    </w:p>
    <w:p w14:paraId="5AAA8B73" w14:textId="77777777" w:rsidR="00AE5D43" w:rsidRDefault="00AE5D43" w:rsidP="00AE5D43">
      <w:pPr>
        <w:rPr>
          <w:rFonts w:ascii="Times New Roman" w:hAnsi="Times New Roman" w:cs="Times New Roman"/>
          <w:b/>
        </w:rPr>
      </w:pPr>
    </w:p>
    <w:p w14:paraId="143E4FE6" w14:textId="0A32B959" w:rsidR="00124B33" w:rsidRDefault="00D2255B" w:rsidP="00124B33">
      <w:pPr>
        <w:rPr>
          <w:rFonts w:ascii="Times New Roman" w:eastAsia="Arial Unicode MS" w:hAnsi="Times New Roman" w:cs="Times New Roman"/>
          <w:sz w:val="24"/>
          <w:szCs w:val="24"/>
          <w:lang w:eastAsia="zh-CN"/>
        </w:rPr>
      </w:pPr>
      <w:r>
        <w:rPr>
          <w:rFonts w:ascii="Times New Roman" w:eastAsia="Arial Unicode MS" w:hAnsi="Times New Roman" w:cs="Times New Roman"/>
          <w:sz w:val="24"/>
          <w:szCs w:val="24"/>
        </w:rPr>
        <w:t xml:space="preserve">We manipulated the availability of context during test and the nature of test items, using a 2 (present, absent) X 2 (within, between) mixed design, with the first factor tested between and the second within participants. </w:t>
      </w:r>
      <w:r w:rsidR="00DC0B4B">
        <w:rPr>
          <w:rFonts w:ascii="Times New Roman" w:eastAsia="Arial Unicode MS" w:hAnsi="Times New Roman" w:cs="Times New Roman"/>
          <w:sz w:val="24"/>
          <w:szCs w:val="24"/>
        </w:rPr>
        <w:t xml:space="preserve">This experiment was pre-registered </w:t>
      </w:r>
      <w:r w:rsidR="00DC0B4B" w:rsidRPr="009A2E28">
        <w:rPr>
          <w:rFonts w:ascii="Times New Roman" w:eastAsia="Arial Unicode MS" w:hAnsi="Times New Roman" w:cs="Times New Roman"/>
          <w:sz w:val="24"/>
          <w:szCs w:val="24"/>
        </w:rPr>
        <w:t xml:space="preserve">on the Open Science Framework </w:t>
      </w:r>
      <w:r w:rsidR="00053649">
        <w:rPr>
          <w:rFonts w:ascii="Times New Roman" w:eastAsia="Arial Unicode MS" w:hAnsi="Times New Roman" w:cs="Times New Roman"/>
          <w:sz w:val="24"/>
          <w:szCs w:val="24"/>
        </w:rPr>
        <w:t xml:space="preserve">(OSF): </w:t>
      </w:r>
      <w:r w:rsidR="00DC0B4B" w:rsidRPr="009A2E28">
        <w:rPr>
          <w:rFonts w:ascii="Times New Roman" w:eastAsia="Arial Unicode MS" w:hAnsi="Times New Roman" w:cs="Times New Roman"/>
          <w:sz w:val="24"/>
          <w:szCs w:val="24"/>
        </w:rPr>
        <w:t>10.17605/OSF.IO/MZ5W6</w:t>
      </w:r>
      <w:r w:rsidR="00DC0B4B">
        <w:rPr>
          <w:rFonts w:ascii="Times New Roman" w:eastAsia="Arial Unicode MS" w:hAnsi="Times New Roman" w:cs="Times New Roman"/>
          <w:sz w:val="24"/>
          <w:szCs w:val="24"/>
        </w:rPr>
        <w:t xml:space="preserve">. </w:t>
      </w:r>
      <w:r w:rsidR="00124B33">
        <w:rPr>
          <w:rFonts w:ascii="Times New Roman" w:eastAsia="Arial Unicode MS" w:hAnsi="Times New Roman" w:cs="Times New Roman" w:hint="eastAsia"/>
          <w:sz w:val="24"/>
          <w:szCs w:val="24"/>
          <w:lang w:eastAsia="zh-CN"/>
        </w:rPr>
        <w:t>W</w:t>
      </w:r>
      <w:r w:rsidR="00124B33" w:rsidRPr="00124B33">
        <w:rPr>
          <w:rFonts w:ascii="Times New Roman" w:eastAsia="Arial Unicode MS" w:hAnsi="Times New Roman" w:cs="Times New Roman"/>
          <w:sz w:val="24"/>
          <w:szCs w:val="24"/>
        </w:rPr>
        <w:t>e hypothesized that, when context is present at retrieval, participants would show better temporal order memory for items that cross an event boundary than for items encoded within the same event. When context is absent at retrieval, we expected the opposite pattern: better temporal order memory for within-event pairs than for cross-boundary pairs. In both context-present and context-absent conditions, we anticipated that cross-boundary pairs would be judged as temporally further apart than within-</w:t>
      </w:r>
      <w:r w:rsidR="00463E6E">
        <w:rPr>
          <w:rFonts w:ascii="Times New Roman" w:eastAsia="Arial Unicode MS" w:hAnsi="Times New Roman" w:cs="Times New Roman" w:hint="eastAsia"/>
          <w:sz w:val="24"/>
          <w:szCs w:val="24"/>
          <w:lang w:eastAsia="zh-CN"/>
        </w:rPr>
        <w:t>event</w:t>
      </w:r>
      <w:r w:rsidR="00124B33" w:rsidRPr="00124B33">
        <w:rPr>
          <w:rFonts w:ascii="Times New Roman" w:eastAsia="Arial Unicode MS" w:hAnsi="Times New Roman" w:cs="Times New Roman"/>
          <w:sz w:val="24"/>
          <w:szCs w:val="24"/>
        </w:rPr>
        <w:t xml:space="preserve"> pairs.</w:t>
      </w:r>
    </w:p>
    <w:p w14:paraId="0ECA0110" w14:textId="77777777" w:rsidR="00DC0B4B" w:rsidRDefault="00DC0B4B" w:rsidP="00AE5D43">
      <w:pPr>
        <w:rPr>
          <w:rFonts w:ascii="Times New Roman" w:hAnsi="Times New Roman" w:cs="Times New Roman"/>
          <w:b/>
        </w:rPr>
      </w:pPr>
    </w:p>
    <w:p w14:paraId="5BB493CA" w14:textId="77777777" w:rsidR="00AE5D43" w:rsidRPr="009A2E28" w:rsidRDefault="00AE5D43" w:rsidP="00AE5D43">
      <w:pPr>
        <w:rPr>
          <w:rFonts w:ascii="Times New Roman" w:hAnsi="Times New Roman" w:cs="Times New Roman"/>
          <w:b/>
          <w:sz w:val="24"/>
          <w:szCs w:val="24"/>
        </w:rPr>
      </w:pPr>
      <w:r w:rsidRPr="009A2E28">
        <w:rPr>
          <w:rFonts w:ascii="Times New Roman" w:hAnsi="Times New Roman" w:cs="Times New Roman"/>
          <w:b/>
          <w:sz w:val="24"/>
          <w:szCs w:val="24"/>
        </w:rPr>
        <w:t>Participants</w:t>
      </w:r>
    </w:p>
    <w:p w14:paraId="4E7015F7" w14:textId="77777777" w:rsidR="009A2E28" w:rsidRPr="009A2E28" w:rsidRDefault="009A2E28" w:rsidP="00AE5D43">
      <w:pPr>
        <w:rPr>
          <w:rFonts w:ascii="Times New Roman" w:hAnsi="Times New Roman" w:cs="Times New Roman"/>
          <w:b/>
          <w:sz w:val="24"/>
          <w:szCs w:val="24"/>
        </w:rPr>
      </w:pPr>
    </w:p>
    <w:p w14:paraId="3996A47E" w14:textId="77777777" w:rsidR="00AE5D43" w:rsidRPr="009A2E28" w:rsidRDefault="00AE5D43" w:rsidP="00AE5D43">
      <w:pPr>
        <w:rPr>
          <w:rFonts w:ascii="Times New Roman" w:hAnsi="Times New Roman" w:cs="Times New Roman"/>
          <w:sz w:val="24"/>
          <w:szCs w:val="24"/>
          <w:lang w:val="en-CA" w:eastAsia="zh-CN"/>
        </w:rPr>
      </w:pPr>
      <w:r w:rsidRPr="009A2E28">
        <w:rPr>
          <w:rFonts w:ascii="Times New Roman" w:hAnsi="Times New Roman" w:cs="Times New Roman"/>
          <w:sz w:val="24"/>
          <w:szCs w:val="24"/>
        </w:rPr>
        <w:t>Sixty-two healthy young adults (28 females, 34 males), aged 18 to 44 years (M = 27.10, SD = 6.92), were recruited from the University of Cambridge’s online participant pool, SONA. Participants were compensated £10 per hour for their time.</w:t>
      </w:r>
      <w:r w:rsidRPr="009A2E28">
        <w:rPr>
          <w:rFonts w:ascii="Times New Roman" w:hAnsi="Times New Roman" w:cs="Times New Roman"/>
          <w:sz w:val="24"/>
          <w:szCs w:val="24"/>
          <w:lang w:eastAsia="zh-CN"/>
        </w:rPr>
        <w:t xml:space="preserve"> </w:t>
      </w:r>
      <w:r w:rsidRPr="009A2E28">
        <w:rPr>
          <w:rFonts w:ascii="Times New Roman" w:hAnsi="Times New Roman" w:cs="Times New Roman"/>
          <w:sz w:val="24"/>
          <w:szCs w:val="24"/>
        </w:rPr>
        <w:t xml:space="preserve">Individuals with a history of mental health or neurological disorders, or those taking medications known to affect brain function, were excluded from participation. </w:t>
      </w:r>
    </w:p>
    <w:p w14:paraId="63315621" w14:textId="77777777" w:rsidR="00AE5D43" w:rsidRPr="009A2E28" w:rsidRDefault="00AE5D43" w:rsidP="00AE5D43">
      <w:pPr>
        <w:ind w:firstLine="720"/>
        <w:rPr>
          <w:rFonts w:ascii="Times New Roman" w:hAnsi="Times New Roman" w:cs="Times New Roman"/>
          <w:sz w:val="24"/>
          <w:szCs w:val="24"/>
          <w:lang w:eastAsia="zh-CN"/>
        </w:rPr>
      </w:pPr>
      <w:r w:rsidRPr="009A2E28">
        <w:rPr>
          <w:rFonts w:ascii="Times New Roman" w:hAnsi="Times New Roman" w:cs="Times New Roman"/>
          <w:sz w:val="24"/>
          <w:szCs w:val="24"/>
        </w:rPr>
        <w:t xml:space="preserve">Participants were randomly assigned to the context-present and context-absent groups. However, due to participant dropout during recruitment, the final group sizes were uneven, resulting in 33 participants in the context-present group and 29 in the context-absent group. </w:t>
      </w:r>
    </w:p>
    <w:p w14:paraId="76C22074" w14:textId="7E7D50BF" w:rsidR="00AE5D43" w:rsidRPr="009A2E28" w:rsidRDefault="00AE5D43" w:rsidP="00AE5D43">
      <w:pPr>
        <w:ind w:firstLine="720"/>
        <w:rPr>
          <w:rFonts w:ascii="Times New Roman" w:hAnsi="Times New Roman" w:cs="Times New Roman"/>
          <w:sz w:val="24"/>
          <w:szCs w:val="24"/>
          <w:lang w:eastAsia="zh-CN"/>
        </w:rPr>
      </w:pPr>
      <w:r w:rsidRPr="009A2E28">
        <w:rPr>
          <w:rFonts w:ascii="Times New Roman" w:eastAsia="Arial Unicode MS" w:hAnsi="Times New Roman" w:cs="Times New Roman"/>
          <w:sz w:val="24"/>
          <w:szCs w:val="24"/>
        </w:rPr>
        <w:t xml:space="preserve">Participant exclusion criteria included both preregistered and additional data quality checks. The preregistered criteria specified the exclusion of participants whose temporal order memory accuracy was at or below chance level (≤ 50%) or who failed embedded attention checks. To further ensure data quality, we additionally excluded participants whose temporal order accuracy rates or temporal distance judgments were more than 1.5 interquartile ranges above or below the sample mean. Participants with a mean distance rating of zero were also removed, as this indicated non-engagement with the task. </w:t>
      </w:r>
      <w:r w:rsidRPr="009A2E28">
        <w:rPr>
          <w:rFonts w:ascii="Times New Roman" w:hAnsi="Times New Roman" w:cs="Times New Roman"/>
          <w:sz w:val="24"/>
          <w:szCs w:val="24"/>
        </w:rPr>
        <w:t xml:space="preserve">A total of 15 participants were </w:t>
      </w:r>
      <w:r w:rsidRPr="009A2E28">
        <w:rPr>
          <w:rFonts w:ascii="Times New Roman" w:hAnsi="Times New Roman" w:cs="Times New Roman"/>
          <w:sz w:val="24"/>
          <w:szCs w:val="24"/>
        </w:rPr>
        <w:lastRenderedPageBreak/>
        <w:t>excluded: eight for performing at or below chance level on the temporal order memory task, five whose mean distance rating was 0, and two whose distance ratings were more than 1.5 interquartile ranges above or below the grand mean.</w:t>
      </w:r>
    </w:p>
    <w:p w14:paraId="67C49A40" w14:textId="34B71181" w:rsidR="00394CDE" w:rsidRPr="00463E6E" w:rsidRDefault="00AE5D43" w:rsidP="00463E6E">
      <w:pPr>
        <w:ind w:firstLine="720"/>
        <w:rPr>
          <w:rFonts w:ascii="Times New Roman" w:hAnsi="Times New Roman" w:cs="Times New Roman"/>
          <w:sz w:val="24"/>
          <w:szCs w:val="24"/>
          <w:lang w:val="en-CA" w:eastAsia="zh-CN"/>
        </w:rPr>
      </w:pPr>
      <w:r w:rsidRPr="009A2E28">
        <w:rPr>
          <w:rFonts w:ascii="Times New Roman" w:hAnsi="Times New Roman" w:cs="Times New Roman"/>
          <w:sz w:val="24"/>
          <w:szCs w:val="24"/>
          <w:lang w:eastAsia="zh-CN"/>
        </w:rPr>
        <w:t>All procedures</w:t>
      </w:r>
      <w:r w:rsidRPr="009A2E28">
        <w:rPr>
          <w:rFonts w:ascii="Times New Roman" w:hAnsi="Times New Roman" w:cs="Times New Roman"/>
          <w:sz w:val="24"/>
          <w:szCs w:val="24"/>
        </w:rPr>
        <w:t xml:space="preserve"> were approved by the University of Cambridge Psychology Research Ethics Committee</w:t>
      </w:r>
      <w:r w:rsidRPr="009A2E28">
        <w:rPr>
          <w:rFonts w:ascii="Times New Roman" w:hAnsi="Times New Roman" w:cs="Times New Roman"/>
          <w:sz w:val="24"/>
          <w:szCs w:val="24"/>
          <w:lang w:eastAsia="zh-CN"/>
        </w:rPr>
        <w:t>.</w:t>
      </w:r>
    </w:p>
    <w:p w14:paraId="4C84F598" w14:textId="77777777" w:rsidR="00394CDE" w:rsidRDefault="00394CDE" w:rsidP="00AE5D43">
      <w:pPr>
        <w:rPr>
          <w:rFonts w:ascii="Times New Roman" w:hAnsi="Times New Roman" w:cs="Times New Roman"/>
          <w:b/>
          <w:sz w:val="24"/>
          <w:szCs w:val="24"/>
        </w:rPr>
      </w:pPr>
    </w:p>
    <w:p w14:paraId="66DFB2C5" w14:textId="7C5E663C" w:rsidR="009A2E28" w:rsidRPr="009A2E28" w:rsidRDefault="00AE5D43" w:rsidP="00AE5D43">
      <w:pPr>
        <w:rPr>
          <w:rFonts w:ascii="Times New Roman" w:hAnsi="Times New Roman" w:cs="Times New Roman"/>
          <w:b/>
          <w:sz w:val="24"/>
          <w:szCs w:val="24"/>
        </w:rPr>
      </w:pPr>
      <w:r w:rsidRPr="009A2E28">
        <w:rPr>
          <w:rFonts w:ascii="Times New Roman" w:hAnsi="Times New Roman" w:cs="Times New Roman"/>
          <w:b/>
          <w:sz w:val="24"/>
          <w:szCs w:val="24"/>
        </w:rPr>
        <w:t>Materials</w:t>
      </w:r>
    </w:p>
    <w:p w14:paraId="61A44BA6" w14:textId="77777777" w:rsidR="009A2E28" w:rsidRPr="009A2E28" w:rsidRDefault="009A2E28" w:rsidP="00AE5D43">
      <w:pPr>
        <w:rPr>
          <w:rFonts w:ascii="Times New Roman" w:hAnsi="Times New Roman" w:cs="Times New Roman"/>
          <w:b/>
          <w:sz w:val="24"/>
          <w:szCs w:val="24"/>
        </w:rPr>
      </w:pPr>
    </w:p>
    <w:p w14:paraId="68072885" w14:textId="77777777" w:rsidR="009A2E28" w:rsidRPr="009A2E28" w:rsidRDefault="009A2E28" w:rsidP="009A2E28">
      <w:pPr>
        <w:rPr>
          <w:rFonts w:ascii="Times New Roman" w:hAnsi="Times New Roman" w:cs="Times New Roman"/>
          <w:sz w:val="24"/>
          <w:szCs w:val="24"/>
        </w:rPr>
      </w:pPr>
      <w:r w:rsidRPr="009A2E28">
        <w:rPr>
          <w:rFonts w:ascii="Times New Roman" w:hAnsi="Times New Roman" w:cs="Times New Roman"/>
          <w:bCs/>
          <w:sz w:val="24"/>
          <w:szCs w:val="24"/>
        </w:rPr>
        <w:t>A total</w:t>
      </w:r>
      <w:r w:rsidR="00AE5D43" w:rsidRPr="009A2E28">
        <w:rPr>
          <w:rFonts w:ascii="Times New Roman" w:hAnsi="Times New Roman" w:cs="Times New Roman"/>
          <w:sz w:val="24"/>
          <w:szCs w:val="24"/>
        </w:rPr>
        <w:t xml:space="preserve"> of 252 neutral-coloured object images were selected from the O-Minds database (</w:t>
      </w:r>
      <w:hyperlink r:id="rId12" w:history="1">
        <w:r w:rsidR="00AE5D43" w:rsidRPr="009A2E28">
          <w:rPr>
            <w:rStyle w:val="Hyperlink"/>
            <w:rFonts w:ascii="Times New Roman" w:hAnsi="Times New Roman" w:cs="Times New Roman"/>
            <w:sz w:val="24"/>
            <w:szCs w:val="24"/>
          </w:rPr>
          <w:t>https://github.com/DuncanLab/OMINDS</w:t>
        </w:r>
      </w:hyperlink>
      <w:r w:rsidR="00AE5D43" w:rsidRPr="009A2E28">
        <w:rPr>
          <w:rFonts w:ascii="Times New Roman" w:hAnsi="Times New Roman" w:cs="Times New Roman"/>
          <w:sz w:val="24"/>
          <w:szCs w:val="24"/>
        </w:rPr>
        <w:t xml:space="preserve">). All images were pre-processed to appear as squares with a resolution of 500 × 500 pixels. Additionally, 42 location images were generated using ChatGPT at a resolution of 525 × 407 pixels. These images represented six locations in seven places: a museum, a park, a house, a university campus, a shopping mall, a gym, and a hotel. For example, the museum locations comprised a café, art gallery, fossil room, astronomy exhibition room, gift shop, and sculpture room (Figure 1A).  </w:t>
      </w:r>
    </w:p>
    <w:p w14:paraId="329CC104" w14:textId="4FB46A79" w:rsidR="009A2E28" w:rsidRPr="009A2E28" w:rsidRDefault="009A2E28" w:rsidP="009A2E28">
      <w:pPr>
        <w:rPr>
          <w:rFonts w:ascii="Times New Roman" w:hAnsi="Times New Roman" w:cs="Times New Roman"/>
          <w:sz w:val="24"/>
          <w:szCs w:val="24"/>
        </w:rPr>
      </w:pPr>
      <w:r w:rsidRPr="009A2E28">
        <w:rPr>
          <w:rFonts w:ascii="Times New Roman" w:hAnsi="Times New Roman" w:cs="Times New Roman"/>
          <w:sz w:val="24"/>
          <w:szCs w:val="24"/>
        </w:rPr>
        <w:tab/>
      </w:r>
      <w:r w:rsidR="00AE5D43" w:rsidRPr="009A2E28">
        <w:rPr>
          <w:rFonts w:ascii="Times New Roman" w:hAnsi="Times New Roman" w:cs="Times New Roman"/>
          <w:sz w:val="24"/>
          <w:szCs w:val="24"/>
        </w:rPr>
        <w:t xml:space="preserve">Each of the 42 location images was paired with one encoding question tailored to its specific context. </w:t>
      </w:r>
      <w:r w:rsidR="002F56F1" w:rsidRPr="002F56F1">
        <w:rPr>
          <w:rFonts w:ascii="Times New Roman" w:hAnsi="Times New Roman" w:cs="Times New Roman"/>
          <w:sz w:val="24"/>
          <w:szCs w:val="24"/>
        </w:rPr>
        <w:t>Event boundaries were created by changing the location image and its associated encoding question.</w:t>
      </w:r>
      <w:r w:rsidR="002F56F1">
        <w:rPr>
          <w:rFonts w:ascii="Times New Roman" w:hAnsi="Times New Roman" w:cs="Times New Roman"/>
          <w:sz w:val="24"/>
          <w:szCs w:val="24"/>
        </w:rPr>
        <w:t xml:space="preserve"> </w:t>
      </w:r>
      <w:r w:rsidR="00AE5D43" w:rsidRPr="009A2E28">
        <w:rPr>
          <w:rFonts w:ascii="Times New Roman" w:hAnsi="Times New Roman" w:cs="Times New Roman"/>
          <w:sz w:val="24"/>
          <w:szCs w:val="24"/>
        </w:rPr>
        <w:t>Questions targeted either the physical characteristics of objects (e.g., size, weight, or material) or their probabilistic or functional use (e.g., the likelihood of using the object in a particular location or in a specific way). For each space, three questions were written for probabilistic use and three for physical characteristics.</w:t>
      </w:r>
    </w:p>
    <w:p w14:paraId="2A60EC99" w14:textId="42A58FB1" w:rsidR="00AE5D43" w:rsidRDefault="009A2E28" w:rsidP="009A2E28">
      <w:pPr>
        <w:rPr>
          <w:rFonts w:ascii="Times New Roman" w:hAnsi="Times New Roman" w:cs="Times New Roman"/>
          <w:sz w:val="24"/>
          <w:szCs w:val="24"/>
        </w:rPr>
      </w:pPr>
      <w:r w:rsidRPr="009A2E28">
        <w:rPr>
          <w:rFonts w:ascii="Times New Roman" w:hAnsi="Times New Roman" w:cs="Times New Roman"/>
          <w:sz w:val="24"/>
          <w:szCs w:val="24"/>
        </w:rPr>
        <w:tab/>
      </w:r>
      <w:r w:rsidR="00AE5D43" w:rsidRPr="009A2E28">
        <w:rPr>
          <w:rFonts w:ascii="Times New Roman" w:hAnsi="Times New Roman" w:cs="Times New Roman"/>
          <w:sz w:val="24"/>
          <w:szCs w:val="24"/>
        </w:rPr>
        <w:t>Within each space, questions were written to avoid repetition in linguistic structure (e.g., no two questions used the same verb). All questions were designed to produce a reasonable mix of "yes" and "no" responses, with at least 10% of each expected across participants. Questions that appeared bizarre or emotionally evocative were excluded. For example, for the museum café location, the encoding question was: "Can this be stored inside a fridge display in a museum café?"</w:t>
      </w:r>
    </w:p>
    <w:p w14:paraId="0026109F" w14:textId="77777777" w:rsidR="002F56F1" w:rsidRPr="009A2E28" w:rsidRDefault="002F56F1" w:rsidP="009A2E28">
      <w:pPr>
        <w:rPr>
          <w:rFonts w:ascii="Times New Roman" w:hAnsi="Times New Roman" w:cs="Times New Roman"/>
          <w:sz w:val="24"/>
          <w:szCs w:val="24"/>
        </w:rPr>
      </w:pPr>
    </w:p>
    <w:p w14:paraId="78973490" w14:textId="3948EA0C" w:rsidR="009A2E28" w:rsidRPr="009A2E28" w:rsidRDefault="00AE5D43" w:rsidP="009A2E28">
      <w:pPr>
        <w:rPr>
          <w:rFonts w:ascii="Times New Roman" w:hAnsi="Times New Roman" w:cs="Times New Roman"/>
          <w:b/>
          <w:bCs/>
          <w:sz w:val="24"/>
          <w:szCs w:val="24"/>
        </w:rPr>
      </w:pPr>
      <w:r w:rsidRPr="009A2E28">
        <w:rPr>
          <w:rFonts w:ascii="Times New Roman" w:hAnsi="Times New Roman" w:cs="Times New Roman"/>
          <w:b/>
          <w:bCs/>
          <w:sz w:val="24"/>
          <w:szCs w:val="24"/>
        </w:rPr>
        <w:t>Procedure</w:t>
      </w:r>
      <w:r w:rsidR="009A2E28" w:rsidRPr="009A2E28">
        <w:rPr>
          <w:rFonts w:ascii="Times New Roman" w:hAnsi="Times New Roman" w:cs="Times New Roman"/>
          <w:b/>
          <w:bCs/>
          <w:sz w:val="24"/>
          <w:szCs w:val="24"/>
        </w:rPr>
        <w:t xml:space="preserve"> </w:t>
      </w:r>
    </w:p>
    <w:p w14:paraId="61D78018" w14:textId="77777777" w:rsidR="009A2E28" w:rsidRPr="009A2E28" w:rsidRDefault="009A2E28" w:rsidP="009A2E28">
      <w:pPr>
        <w:rPr>
          <w:rFonts w:ascii="Times New Roman" w:hAnsi="Times New Roman" w:cs="Times New Roman"/>
          <w:sz w:val="24"/>
          <w:szCs w:val="24"/>
        </w:rPr>
      </w:pPr>
    </w:p>
    <w:p w14:paraId="07E7E794" w14:textId="25B45385" w:rsidR="009A2E28" w:rsidRPr="009A2E28" w:rsidRDefault="00AE5D43" w:rsidP="00394CDE">
      <w:pPr>
        <w:rPr>
          <w:rFonts w:ascii="Times New Roman" w:hAnsi="Times New Roman" w:cs="Times New Roman"/>
          <w:sz w:val="24"/>
          <w:szCs w:val="24"/>
        </w:rPr>
      </w:pPr>
      <w:r w:rsidRPr="009A2E28">
        <w:rPr>
          <w:rFonts w:ascii="Times New Roman" w:hAnsi="Times New Roman" w:cs="Times New Roman"/>
          <w:sz w:val="24"/>
          <w:szCs w:val="24"/>
        </w:rPr>
        <w:t xml:space="preserve">The experiment included seven rounds. In each round participants took part in an encoding task, a distractor task, and two temporal memory tests. The first round was considered practice and was not analysed. </w:t>
      </w:r>
      <w:r w:rsidR="00394CDE" w:rsidRPr="00394CDE">
        <w:rPr>
          <w:rFonts w:ascii="Times New Roman" w:hAnsi="Times New Roman" w:cs="Times New Roman"/>
          <w:sz w:val="24"/>
          <w:szCs w:val="24"/>
        </w:rPr>
        <w:t>In the final experimental round, the context-absent group completed a source memory test, and all participants then completed a context order test.</w:t>
      </w:r>
      <w:r w:rsidR="00394CDE">
        <w:rPr>
          <w:rFonts w:ascii="Times New Roman" w:hAnsi="Times New Roman" w:cs="Times New Roman"/>
          <w:sz w:val="24"/>
          <w:szCs w:val="24"/>
        </w:rPr>
        <w:t xml:space="preserve"> </w:t>
      </w:r>
      <w:r w:rsidR="00394CDE" w:rsidRPr="00394CDE">
        <w:rPr>
          <w:rFonts w:ascii="Times New Roman" w:hAnsi="Times New Roman" w:cs="Times New Roman"/>
          <w:sz w:val="24"/>
          <w:szCs w:val="24"/>
        </w:rPr>
        <w:t xml:space="preserve">Specifically, repeated source and context order memory tests could encourage participants to rely more on contextual information, particularly in the context absent group, thereby reducing the impact of the context manipulation. To minimize strategy changes across rounds, we restricted these tests to the final round. </w:t>
      </w:r>
    </w:p>
    <w:p w14:paraId="7DEF604D" w14:textId="77777777" w:rsidR="009A2E28" w:rsidRPr="009A2E28" w:rsidRDefault="009A2E28" w:rsidP="009A2E28">
      <w:pPr>
        <w:rPr>
          <w:rFonts w:ascii="Times New Roman" w:hAnsi="Times New Roman" w:cs="Times New Roman"/>
          <w:sz w:val="24"/>
          <w:szCs w:val="24"/>
        </w:rPr>
      </w:pPr>
      <w:r w:rsidRPr="009A2E28">
        <w:rPr>
          <w:rFonts w:ascii="Times New Roman" w:hAnsi="Times New Roman" w:cs="Times New Roman"/>
          <w:sz w:val="24"/>
          <w:szCs w:val="24"/>
        </w:rPr>
        <w:tab/>
      </w:r>
    </w:p>
    <w:p w14:paraId="4D9B3E79" w14:textId="520FB4BC" w:rsidR="009A2E28" w:rsidRPr="009A2E28" w:rsidRDefault="009A2E28" w:rsidP="009A2E28">
      <w:pPr>
        <w:rPr>
          <w:rFonts w:ascii="Times New Roman" w:hAnsi="Times New Roman" w:cs="Times New Roman"/>
          <w:b/>
          <w:bCs/>
          <w:i/>
          <w:iCs/>
          <w:sz w:val="24"/>
          <w:szCs w:val="24"/>
        </w:rPr>
      </w:pPr>
      <w:r w:rsidRPr="009A2E28">
        <w:rPr>
          <w:rFonts w:ascii="Times New Roman" w:hAnsi="Times New Roman" w:cs="Times New Roman"/>
          <w:sz w:val="24"/>
          <w:szCs w:val="24"/>
        </w:rPr>
        <w:tab/>
      </w:r>
      <w:r w:rsidR="00AE5D43" w:rsidRPr="009A2E28">
        <w:rPr>
          <w:rFonts w:ascii="Times New Roman" w:hAnsi="Times New Roman" w:cs="Times New Roman"/>
          <w:b/>
          <w:bCs/>
          <w:i/>
          <w:iCs/>
          <w:sz w:val="24"/>
          <w:szCs w:val="24"/>
        </w:rPr>
        <w:t xml:space="preserve">Encoding task </w:t>
      </w:r>
    </w:p>
    <w:p w14:paraId="637CE238" w14:textId="77777777" w:rsidR="009A2E28" w:rsidRPr="009A2E28" w:rsidRDefault="009A2E28" w:rsidP="009A2E28">
      <w:pPr>
        <w:rPr>
          <w:rFonts w:ascii="Times New Roman" w:hAnsi="Times New Roman" w:cs="Times New Roman"/>
          <w:b/>
          <w:bCs/>
          <w:i/>
          <w:iCs/>
          <w:sz w:val="24"/>
          <w:szCs w:val="24"/>
        </w:rPr>
      </w:pPr>
    </w:p>
    <w:p w14:paraId="229CA7D5" w14:textId="77777777" w:rsidR="009A2E28" w:rsidRPr="009A2E28" w:rsidRDefault="009A2E28" w:rsidP="009A2E28">
      <w:pPr>
        <w:rPr>
          <w:rFonts w:ascii="Times New Roman" w:hAnsi="Times New Roman" w:cs="Times New Roman"/>
          <w:sz w:val="24"/>
          <w:szCs w:val="24"/>
        </w:rPr>
      </w:pPr>
      <w:r w:rsidRPr="009A2E28">
        <w:rPr>
          <w:rFonts w:ascii="Times New Roman" w:hAnsi="Times New Roman" w:cs="Times New Roman"/>
          <w:sz w:val="24"/>
          <w:szCs w:val="24"/>
        </w:rPr>
        <w:tab/>
      </w:r>
      <w:r w:rsidR="00AE5D43" w:rsidRPr="009A2E28">
        <w:rPr>
          <w:rFonts w:ascii="Times New Roman" w:hAnsi="Times New Roman" w:cs="Times New Roman"/>
          <w:sz w:val="24"/>
          <w:szCs w:val="24"/>
        </w:rPr>
        <w:t xml:space="preserve">In each round, participants encoded a list of objects. Each list mimicked a visit to six locations in one place, for example, a museum. In each of these locations, participants encoded six objects by answering the orienting question associated with that location. Thus, each list consisted of 36 trials, in which participants encoded a combination of one location image, one object image, and its associated encoding question, displayed for 6 seconds. The location image was presented centrally on the screen, with the object displayed below it, and the encoding question shown above (Figure 1B). Participants were asked to respond "yes" or "no" to each question related to the object–location pairing by pressing J for "Yes" or K for </w:t>
      </w:r>
      <w:r w:rsidR="00AE5D43" w:rsidRPr="009A2E28">
        <w:rPr>
          <w:rFonts w:ascii="Times New Roman" w:eastAsia="Arial Unicode MS" w:hAnsi="Times New Roman" w:cs="Times New Roman"/>
          <w:sz w:val="24"/>
          <w:szCs w:val="24"/>
        </w:rPr>
        <w:t xml:space="preserve">"No"). </w:t>
      </w:r>
      <w:r w:rsidR="00AE5D43" w:rsidRPr="009A2E28">
        <w:rPr>
          <w:rFonts w:ascii="Times New Roman" w:hAnsi="Times New Roman" w:cs="Times New Roman"/>
          <w:sz w:val="24"/>
          <w:szCs w:val="24"/>
        </w:rPr>
        <w:t xml:space="preserve">An </w:t>
      </w:r>
      <w:r w:rsidR="00AE5D43" w:rsidRPr="009A2E28">
        <w:rPr>
          <w:rFonts w:ascii="Times New Roman" w:hAnsi="Times New Roman" w:cs="Times New Roman"/>
          <w:i/>
          <w:sz w:val="24"/>
          <w:szCs w:val="24"/>
        </w:rPr>
        <w:t>event</w:t>
      </w:r>
      <w:r w:rsidR="00AE5D43" w:rsidRPr="009A2E28">
        <w:rPr>
          <w:rFonts w:ascii="Times New Roman" w:hAnsi="Times New Roman" w:cs="Times New Roman"/>
          <w:sz w:val="24"/>
          <w:szCs w:val="24"/>
        </w:rPr>
        <w:t xml:space="preserve"> was defined as a sequence of consecutive images that shared the same location image and encoding question. Since each encoding list contained six different location images and corresponding encoding questions, each list was divided into six events.</w:t>
      </w:r>
    </w:p>
    <w:p w14:paraId="5171B125" w14:textId="6F6DA130" w:rsidR="0046709C" w:rsidRDefault="00525459" w:rsidP="0046709C">
      <w:pPr>
        <w:rPr>
          <w:rFonts w:ascii="Times New Roman" w:hAnsi="Times New Roman" w:cs="Times New Roman"/>
          <w:sz w:val="24"/>
          <w:szCs w:val="24"/>
        </w:rPr>
      </w:pPr>
      <w:r w:rsidRPr="00C71394">
        <w:rPr>
          <w:rFonts w:ascii="Times New Roman" w:hAnsi="Times New Roman" w:cs="Times New Roman"/>
          <w:noProof/>
          <w:lang w:val="de-DE" w:eastAsia="de-DE" w:bidi="ar-SA"/>
        </w:rPr>
        <w:drawing>
          <wp:anchor distT="114300" distB="114300" distL="114300" distR="114300" simplePos="0" relativeHeight="251659264" behindDoc="1" locked="0" layoutInCell="1" hidden="0" allowOverlap="1" wp14:anchorId="31E9B6A6" wp14:editId="29456C3B">
            <wp:simplePos x="0" y="0"/>
            <wp:positionH relativeFrom="margin">
              <wp:posOffset>-114300</wp:posOffset>
            </wp:positionH>
            <wp:positionV relativeFrom="paragraph">
              <wp:posOffset>975360</wp:posOffset>
            </wp:positionV>
            <wp:extent cx="6124575" cy="2933700"/>
            <wp:effectExtent l="0" t="0" r="0" b="0"/>
            <wp:wrapTight wrapText="bothSides">
              <wp:wrapPolygon edited="0">
                <wp:start x="0" y="0"/>
                <wp:lineTo x="0" y="21506"/>
                <wp:lineTo x="21544" y="21506"/>
                <wp:lineTo x="21544" y="0"/>
                <wp:lineTo x="0" y="0"/>
              </wp:wrapPolygon>
            </wp:wrapTight>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rotWithShape="1">
                    <a:blip r:embed="rId13"/>
                    <a:srcRect t="3209" b="6162"/>
                    <a:stretch>
                      <a:fillRect/>
                    </a:stretch>
                  </pic:blipFill>
                  <pic:spPr bwMode="auto">
                    <a:xfrm>
                      <a:off x="0" y="0"/>
                      <a:ext cx="6124575" cy="29337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9A2E28" w:rsidRPr="009A2E28">
        <w:rPr>
          <w:rFonts w:ascii="Times New Roman" w:hAnsi="Times New Roman" w:cs="Times New Roman"/>
          <w:sz w:val="24"/>
          <w:szCs w:val="24"/>
        </w:rPr>
        <w:tab/>
      </w:r>
      <w:r w:rsidR="00AE5D43" w:rsidRPr="009A2E28">
        <w:rPr>
          <w:rFonts w:ascii="Times New Roman" w:hAnsi="Times New Roman" w:cs="Times New Roman"/>
          <w:sz w:val="24"/>
          <w:szCs w:val="24"/>
        </w:rPr>
        <w:t>The presentation order of the seven places was randomized across participants, and within each list the order of the six locations belonging to that place was also randomized across participants. For every list, six objects were randomly paired with each location image, yielding 36 location</w:t>
      </w:r>
      <w:r w:rsidR="001B6AFB">
        <w:rPr>
          <w:rFonts w:ascii="Times New Roman" w:hAnsi="Times New Roman" w:cs="Times New Roman"/>
          <w:sz w:val="24"/>
          <w:szCs w:val="24"/>
        </w:rPr>
        <w:t>-</w:t>
      </w:r>
      <w:r w:rsidR="00AE5D43" w:rsidRPr="009A2E28">
        <w:rPr>
          <w:rFonts w:ascii="Times New Roman" w:hAnsi="Times New Roman" w:cs="Times New Roman"/>
          <w:sz w:val="24"/>
          <w:szCs w:val="24"/>
        </w:rPr>
        <w:t xml:space="preserve">object combinations that participants encoded during the study phase. </w:t>
      </w:r>
    </w:p>
    <w:p w14:paraId="58C35102" w14:textId="127838EB" w:rsidR="00AE5D43" w:rsidRDefault="00AE5D43" w:rsidP="0046709C">
      <w:pPr>
        <w:rPr>
          <w:rFonts w:ascii="Times New Roman" w:hAnsi="Times New Roman" w:cs="Times New Roman"/>
        </w:rPr>
      </w:pPr>
      <w:r w:rsidRPr="00C71394">
        <w:rPr>
          <w:rFonts w:ascii="Times New Roman" w:hAnsi="Times New Roman" w:cs="Times New Roman"/>
          <w:b/>
        </w:rPr>
        <w:t>Figure 1. Stimuli used in the encoding task.</w:t>
      </w:r>
      <w:r w:rsidRPr="00C71394">
        <w:rPr>
          <w:rFonts w:ascii="Times New Roman" w:hAnsi="Times New Roman" w:cs="Times New Roman"/>
        </w:rPr>
        <w:t xml:space="preserve"> (</w:t>
      </w:r>
      <w:r w:rsidRPr="00C71394">
        <w:rPr>
          <w:rFonts w:ascii="Times New Roman" w:hAnsi="Times New Roman" w:cs="Times New Roman"/>
          <w:b/>
        </w:rPr>
        <w:t>A</w:t>
      </w:r>
      <w:r w:rsidRPr="00C71394">
        <w:rPr>
          <w:rFonts w:ascii="Times New Roman" w:hAnsi="Times New Roman" w:cs="Times New Roman"/>
        </w:rPr>
        <w:t>) Example of location images from the museum category. (</w:t>
      </w:r>
      <w:r w:rsidRPr="00C71394">
        <w:rPr>
          <w:rFonts w:ascii="Times New Roman" w:hAnsi="Times New Roman" w:cs="Times New Roman"/>
          <w:b/>
        </w:rPr>
        <w:t>B</w:t>
      </w:r>
      <w:r w:rsidRPr="00C71394">
        <w:rPr>
          <w:rFonts w:ascii="Times New Roman" w:hAnsi="Times New Roman" w:cs="Times New Roman"/>
        </w:rPr>
        <w:t>) Example encoding trial showing a location</w:t>
      </w:r>
      <w:r w:rsidR="001B6AFB">
        <w:rPr>
          <w:rFonts w:ascii="Times New Roman" w:hAnsi="Times New Roman" w:cs="Times New Roman"/>
        </w:rPr>
        <w:t>-</w:t>
      </w:r>
      <w:r w:rsidRPr="00C71394">
        <w:rPr>
          <w:rFonts w:ascii="Times New Roman" w:hAnsi="Times New Roman" w:cs="Times New Roman"/>
        </w:rPr>
        <w:t>object pairing accompanied by the corresponding question.</w:t>
      </w:r>
    </w:p>
    <w:p w14:paraId="36C77F47" w14:textId="41F93E5F" w:rsidR="00090888" w:rsidRDefault="00090888" w:rsidP="0046709C">
      <w:pPr>
        <w:rPr>
          <w:rFonts w:ascii="Times New Roman" w:hAnsi="Times New Roman" w:cs="Times New Roman"/>
          <w:i/>
          <w:iCs/>
        </w:rPr>
      </w:pPr>
    </w:p>
    <w:p w14:paraId="1F980498" w14:textId="77777777" w:rsidR="0046709C" w:rsidRPr="0046709C" w:rsidRDefault="0046709C" w:rsidP="0046709C">
      <w:pPr>
        <w:rPr>
          <w:rFonts w:ascii="Times New Roman" w:hAnsi="Times New Roman" w:cs="Times New Roman"/>
          <w:sz w:val="24"/>
          <w:szCs w:val="24"/>
        </w:rPr>
      </w:pPr>
    </w:p>
    <w:p w14:paraId="5807A253" w14:textId="77777777" w:rsidR="00AE5D43" w:rsidRPr="0046709C" w:rsidRDefault="00AE5D43" w:rsidP="00AE5D43">
      <w:pPr>
        <w:shd w:val="clear" w:color="auto" w:fill="FFFFFF"/>
        <w:ind w:firstLine="720"/>
        <w:rPr>
          <w:rFonts w:ascii="Times New Roman" w:hAnsi="Times New Roman" w:cs="Times New Roman"/>
          <w:b/>
          <w:i/>
          <w:sz w:val="24"/>
          <w:szCs w:val="24"/>
        </w:rPr>
      </w:pPr>
      <w:r w:rsidRPr="0046709C">
        <w:rPr>
          <w:rFonts w:ascii="Times New Roman" w:hAnsi="Times New Roman" w:cs="Times New Roman"/>
          <w:b/>
          <w:i/>
          <w:sz w:val="24"/>
          <w:szCs w:val="24"/>
        </w:rPr>
        <w:t>Distractor Task</w:t>
      </w:r>
    </w:p>
    <w:p w14:paraId="42A67B1E" w14:textId="77777777" w:rsidR="0046709C" w:rsidRPr="0046709C" w:rsidRDefault="0046709C" w:rsidP="00AE5D43">
      <w:pPr>
        <w:shd w:val="clear" w:color="auto" w:fill="FFFFFF"/>
        <w:ind w:firstLine="720"/>
        <w:rPr>
          <w:rFonts w:ascii="Times New Roman" w:hAnsi="Times New Roman" w:cs="Times New Roman"/>
          <w:b/>
          <w:i/>
          <w:sz w:val="24"/>
          <w:szCs w:val="24"/>
        </w:rPr>
      </w:pPr>
    </w:p>
    <w:p w14:paraId="0F7809DD" w14:textId="74831236" w:rsidR="00394CDE" w:rsidRPr="00053649" w:rsidRDefault="00AE5D43" w:rsidP="0046709C">
      <w:pPr>
        <w:shd w:val="clear" w:color="auto" w:fill="FFFFFF"/>
        <w:ind w:firstLine="720"/>
        <w:rPr>
          <w:rFonts w:ascii="Times New Roman" w:hAnsi="Times New Roman" w:cs="Times New Roman"/>
          <w:sz w:val="24"/>
          <w:szCs w:val="24"/>
        </w:rPr>
      </w:pPr>
      <w:r w:rsidRPr="0046709C">
        <w:rPr>
          <w:rFonts w:ascii="Times New Roman" w:hAnsi="Times New Roman" w:cs="Times New Roman"/>
          <w:sz w:val="24"/>
          <w:szCs w:val="24"/>
        </w:rPr>
        <w:t xml:space="preserve">Following the encoding phase, participants completed a 30-second distractor task designed to prevent rehearsal and eliminate potential working memory effects. During this task, </w:t>
      </w:r>
      <w:r w:rsidRPr="0046709C">
        <w:rPr>
          <w:rFonts w:ascii="Times New Roman" w:hAnsi="Times New Roman" w:cs="Times New Roman"/>
          <w:sz w:val="24"/>
          <w:szCs w:val="24"/>
        </w:rPr>
        <w:lastRenderedPageBreak/>
        <w:t xml:space="preserve">two nine-character alphanumeric strings (e.g., </w:t>
      </w:r>
      <w:r w:rsidRPr="0046709C">
        <w:rPr>
          <w:rFonts w:ascii="Times New Roman" w:hAnsi="Times New Roman" w:cs="Times New Roman"/>
          <w:i/>
          <w:sz w:val="24"/>
          <w:szCs w:val="24"/>
        </w:rPr>
        <w:t>m5y8p2q1b</w:t>
      </w:r>
      <w:r w:rsidRPr="0046709C">
        <w:rPr>
          <w:rFonts w:ascii="Times New Roman" w:hAnsi="Times New Roman" w:cs="Times New Roman"/>
          <w:sz w:val="24"/>
          <w:szCs w:val="24"/>
        </w:rPr>
        <w:t>) were presented sequentially for 15 seconds each, and participants were required to select the option displaying each string in reverse order. After completing the distractor tasks, participants proceeded to the memory tests.</w:t>
      </w:r>
    </w:p>
    <w:p w14:paraId="41A514ED" w14:textId="77777777" w:rsidR="00394CDE" w:rsidRDefault="00394CDE" w:rsidP="0046709C">
      <w:pPr>
        <w:shd w:val="clear" w:color="auto" w:fill="FFFFFF"/>
        <w:ind w:firstLine="720"/>
        <w:rPr>
          <w:rFonts w:ascii="Times New Roman" w:hAnsi="Times New Roman" w:cs="Times New Roman"/>
          <w:b/>
          <w:bCs/>
          <w:i/>
          <w:iCs/>
          <w:sz w:val="24"/>
          <w:szCs w:val="24"/>
        </w:rPr>
      </w:pPr>
    </w:p>
    <w:p w14:paraId="64D064D5" w14:textId="0B1F0F92" w:rsidR="0046709C" w:rsidRPr="0046709C" w:rsidRDefault="00AE5D43" w:rsidP="0046709C">
      <w:pPr>
        <w:shd w:val="clear" w:color="auto" w:fill="FFFFFF"/>
        <w:ind w:firstLine="720"/>
        <w:rPr>
          <w:rFonts w:ascii="Times New Roman" w:hAnsi="Times New Roman" w:cs="Times New Roman"/>
          <w:b/>
          <w:bCs/>
          <w:i/>
          <w:iCs/>
          <w:sz w:val="24"/>
          <w:szCs w:val="24"/>
        </w:rPr>
      </w:pPr>
      <w:r w:rsidRPr="0046709C">
        <w:rPr>
          <w:rFonts w:ascii="Times New Roman" w:hAnsi="Times New Roman" w:cs="Times New Roman"/>
          <w:b/>
          <w:bCs/>
          <w:i/>
          <w:iCs/>
          <w:sz w:val="24"/>
          <w:szCs w:val="24"/>
        </w:rPr>
        <w:t>Memory tests</w:t>
      </w:r>
    </w:p>
    <w:p w14:paraId="0F219912" w14:textId="10A96869" w:rsidR="0046709C" w:rsidRPr="0046709C" w:rsidRDefault="0046709C" w:rsidP="0046709C">
      <w:pPr>
        <w:shd w:val="clear" w:color="auto" w:fill="FFFFFF"/>
        <w:ind w:firstLine="720"/>
        <w:rPr>
          <w:rFonts w:ascii="Times New Roman" w:hAnsi="Times New Roman" w:cs="Times New Roman"/>
          <w:b/>
          <w:bCs/>
          <w:i/>
          <w:iCs/>
          <w:sz w:val="24"/>
          <w:szCs w:val="24"/>
        </w:rPr>
      </w:pPr>
    </w:p>
    <w:p w14:paraId="40FD8AD0" w14:textId="7F4FE0E8" w:rsidR="00AE5D43" w:rsidRPr="00394CDE" w:rsidRDefault="00AE5D43" w:rsidP="00394CDE">
      <w:pPr>
        <w:spacing w:after="160"/>
        <w:ind w:firstLine="720"/>
        <w:rPr>
          <w:rFonts w:ascii="Times New Roman" w:hAnsi="Times New Roman" w:cs="Times New Roman"/>
          <w:sz w:val="24"/>
          <w:szCs w:val="24"/>
        </w:rPr>
      </w:pPr>
      <w:r w:rsidRPr="0046709C">
        <w:rPr>
          <w:rFonts w:ascii="Times New Roman" w:hAnsi="Times New Roman" w:cs="Times New Roman"/>
          <w:sz w:val="24"/>
          <w:szCs w:val="24"/>
        </w:rPr>
        <w:t>The first test was a temporal order memory test, in which participants were shown two images and asked to select the one that appeared earlier (Figure 2C). Next, they completed a temporal distance judgment test, where they estimated how many images had appeared between the two probe images (Figure 2D). During both temporal memory tests, participants in the context-present group were shown the objects with their associated location images and encoding question. In contrast, participants in the context-absent group were shown only the object itself</w:t>
      </w:r>
      <w:r w:rsidR="00394CDE">
        <w:rPr>
          <w:rFonts w:ascii="Times New Roman" w:hAnsi="Times New Roman" w:cs="Times New Roman"/>
          <w:sz w:val="24"/>
          <w:szCs w:val="24"/>
        </w:rPr>
        <w:t xml:space="preserve">. </w:t>
      </w:r>
      <w:r w:rsidR="00394CDE">
        <w:rPr>
          <w:rFonts w:ascii="Times New Roman" w:hAnsi="Times New Roman" w:cs="Times New Roman"/>
          <w:sz w:val="24"/>
          <w:szCs w:val="24"/>
        </w:rPr>
        <w:tab/>
      </w:r>
      <w:r w:rsidRPr="0046709C">
        <w:rPr>
          <w:rFonts w:ascii="Times New Roman" w:hAnsi="Times New Roman" w:cs="Times New Roman"/>
          <w:sz w:val="24"/>
          <w:szCs w:val="24"/>
        </w:rPr>
        <w:t>22 of the 36 objects participants encoded during the study phase were selected to form 11 object pairs for the test phase. The object pairs fell into four conditions: (1) within-</w:t>
      </w:r>
      <w:r w:rsidR="0033467C">
        <w:rPr>
          <w:rFonts w:ascii="Times New Roman" w:hAnsi="Times New Roman" w:cs="Times New Roman" w:hint="eastAsia"/>
          <w:iCs/>
          <w:sz w:val="24"/>
          <w:szCs w:val="24"/>
          <w:lang w:eastAsia="zh-CN"/>
        </w:rPr>
        <w:t>event</w:t>
      </w:r>
      <w:r w:rsidRPr="0046709C">
        <w:rPr>
          <w:rFonts w:ascii="Times New Roman" w:hAnsi="Times New Roman" w:cs="Times New Roman"/>
          <w:sz w:val="24"/>
          <w:szCs w:val="24"/>
        </w:rPr>
        <w:t xml:space="preserve">, distance of 2; (2) </w:t>
      </w:r>
      <w:r w:rsidR="0033467C" w:rsidRPr="0046709C">
        <w:rPr>
          <w:rFonts w:ascii="Times New Roman" w:hAnsi="Times New Roman" w:cs="Times New Roman"/>
          <w:sz w:val="24"/>
          <w:szCs w:val="24"/>
        </w:rPr>
        <w:t>within-</w:t>
      </w:r>
      <w:r w:rsidR="0033467C">
        <w:rPr>
          <w:rFonts w:ascii="Times New Roman" w:hAnsi="Times New Roman" w:cs="Times New Roman" w:hint="eastAsia"/>
          <w:iCs/>
          <w:sz w:val="24"/>
          <w:szCs w:val="24"/>
          <w:lang w:eastAsia="zh-CN"/>
        </w:rPr>
        <w:t>event</w:t>
      </w:r>
      <w:r w:rsidRPr="0046709C">
        <w:rPr>
          <w:rFonts w:ascii="Times New Roman" w:hAnsi="Times New Roman" w:cs="Times New Roman"/>
          <w:sz w:val="24"/>
          <w:szCs w:val="24"/>
        </w:rPr>
        <w:t xml:space="preserve">, distance of 3; (3) cross-boundary, distance of 2; and (4) cross-boundary, distance of 3. In the </w:t>
      </w:r>
      <w:r w:rsidR="0033467C" w:rsidRPr="0046709C">
        <w:rPr>
          <w:rFonts w:ascii="Times New Roman" w:hAnsi="Times New Roman" w:cs="Times New Roman"/>
          <w:sz w:val="24"/>
          <w:szCs w:val="24"/>
        </w:rPr>
        <w:t>within-</w:t>
      </w:r>
      <w:r w:rsidR="0033467C">
        <w:rPr>
          <w:rFonts w:ascii="Times New Roman" w:hAnsi="Times New Roman" w:cs="Times New Roman" w:hint="eastAsia"/>
          <w:iCs/>
          <w:sz w:val="24"/>
          <w:szCs w:val="24"/>
          <w:lang w:eastAsia="zh-CN"/>
        </w:rPr>
        <w:t>event</w:t>
      </w:r>
      <w:r w:rsidR="0033467C" w:rsidRPr="0046709C">
        <w:rPr>
          <w:rFonts w:ascii="Times New Roman" w:hAnsi="Times New Roman" w:cs="Times New Roman"/>
          <w:sz w:val="24"/>
          <w:szCs w:val="24"/>
        </w:rPr>
        <w:t xml:space="preserve"> </w:t>
      </w:r>
      <w:r w:rsidRPr="0046709C">
        <w:rPr>
          <w:rFonts w:ascii="Times New Roman" w:hAnsi="Times New Roman" w:cs="Times New Roman"/>
          <w:sz w:val="24"/>
          <w:szCs w:val="24"/>
        </w:rPr>
        <w:t>conditions, both items in a pair were encoded with the same question and location image. In the cross-boundary conditions, the items were associated with different encoding questions and location images. The distance refers to the number of objects that appeared between the two probe objects during encoding. For example, a distance of 2 indicates that two object images appeared between the tested items, while a distance of 3 indicates three intervening images. To avoid potential biases, boundary location images</w:t>
      </w:r>
      <w:r w:rsidR="002F56F1">
        <w:rPr>
          <w:rFonts w:ascii="Times New Roman" w:hAnsi="Times New Roman" w:cs="Times New Roman"/>
          <w:sz w:val="24"/>
          <w:szCs w:val="24"/>
        </w:rPr>
        <w:t xml:space="preserve">, </w:t>
      </w:r>
      <w:r w:rsidRPr="0046709C">
        <w:rPr>
          <w:rFonts w:ascii="Times New Roman" w:hAnsi="Times New Roman" w:cs="Times New Roman"/>
          <w:sz w:val="24"/>
          <w:szCs w:val="24"/>
        </w:rPr>
        <w:t>the first images of each event, which typically require longer encoding times and are better remembered</w:t>
      </w:r>
      <w:r w:rsidR="001B6AFB">
        <w:rPr>
          <w:rFonts w:ascii="Times New Roman" w:hAnsi="Times New Roman" w:cs="Times New Roman"/>
          <w:sz w:val="24"/>
          <w:szCs w:val="24"/>
        </w:rPr>
        <w:t xml:space="preserve">, </w:t>
      </w:r>
      <w:r w:rsidRPr="0046709C">
        <w:rPr>
          <w:rFonts w:ascii="Times New Roman" w:hAnsi="Times New Roman" w:cs="Times New Roman"/>
          <w:sz w:val="24"/>
          <w:szCs w:val="24"/>
        </w:rPr>
        <w:t xml:space="preserve">were excluded from pair selection. The remaining images were randomly selected to form item pairs for each condition (Figure 2B). </w:t>
      </w:r>
    </w:p>
    <w:p w14:paraId="2DABF906" w14:textId="65EEF0FB" w:rsidR="00AE5D43" w:rsidRPr="00053649" w:rsidRDefault="00394CDE" w:rsidP="00053649">
      <w:pPr>
        <w:rPr>
          <w:rFonts w:ascii="Times New Roman" w:hAnsi="Times New Roman" w:cs="Times New Roman"/>
          <w:b/>
          <w:i/>
          <w:iCs/>
        </w:rPr>
      </w:pPr>
      <w:r>
        <w:rPr>
          <w:rFonts w:ascii="Times New Roman" w:hAnsi="Times New Roman" w:cs="Times New Roman"/>
          <w:noProof/>
          <w:lang w:val="de-DE" w:eastAsia="de-DE" w:bidi="ar-SA"/>
          <w14:ligatures w14:val="standardContextual"/>
        </w:rPr>
        <w:lastRenderedPageBreak/>
        <w:drawing>
          <wp:anchor distT="0" distB="0" distL="114300" distR="114300" simplePos="0" relativeHeight="251667456" behindDoc="1" locked="0" layoutInCell="1" allowOverlap="1" wp14:anchorId="65E54D22" wp14:editId="6E7A7EF6">
            <wp:simplePos x="0" y="0"/>
            <wp:positionH relativeFrom="column">
              <wp:posOffset>-341744</wp:posOffset>
            </wp:positionH>
            <wp:positionV relativeFrom="paragraph">
              <wp:posOffset>379</wp:posOffset>
            </wp:positionV>
            <wp:extent cx="6536690" cy="4392295"/>
            <wp:effectExtent l="0" t="0" r="3810" b="1905"/>
            <wp:wrapTight wrapText="bothSides">
              <wp:wrapPolygon edited="0">
                <wp:start x="0" y="0"/>
                <wp:lineTo x="0" y="21547"/>
                <wp:lineTo x="21571" y="21547"/>
                <wp:lineTo x="21571" y="0"/>
                <wp:lineTo x="0" y="0"/>
              </wp:wrapPolygon>
            </wp:wrapTight>
            <wp:docPr id="449360292" name="Picture 5" descr="A diagram of 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360292" name="Picture 5" descr="A diagram of a diagram of a diagram&#10;&#10;AI-generated content may be incorrect."/>
                    <pic:cNvPicPr/>
                  </pic:nvPicPr>
                  <pic:blipFill rotWithShape="1">
                    <a:blip r:embed="rId14" cstate="print">
                      <a:extLst>
                        <a:ext uri="{28A0092B-C50C-407E-A947-70E740481C1C}">
                          <a14:useLocalDpi xmlns:a14="http://schemas.microsoft.com/office/drawing/2010/main" val="0"/>
                        </a:ext>
                      </a:extLst>
                    </a:blip>
                    <a:srcRect t="5141"/>
                    <a:stretch>
                      <a:fillRect/>
                    </a:stretch>
                  </pic:blipFill>
                  <pic:spPr bwMode="auto">
                    <a:xfrm>
                      <a:off x="0" y="0"/>
                      <a:ext cx="6536690" cy="439229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AE5D43" w:rsidRPr="00C71394">
        <w:rPr>
          <w:rFonts w:ascii="Times New Roman" w:hAnsi="Times New Roman" w:cs="Times New Roman"/>
          <w:b/>
        </w:rPr>
        <w:t>Figure 2. Structure of the experiment and task sequence.</w:t>
      </w:r>
      <w:r w:rsidR="00AE5D43" w:rsidRPr="00C71394">
        <w:rPr>
          <w:rFonts w:ascii="Times New Roman" w:hAnsi="Times New Roman" w:cs="Times New Roman"/>
        </w:rPr>
        <w:t xml:space="preserve"> (</w:t>
      </w:r>
      <w:r w:rsidR="00AE5D43" w:rsidRPr="00C71394">
        <w:rPr>
          <w:rFonts w:ascii="Times New Roman" w:hAnsi="Times New Roman" w:cs="Times New Roman"/>
          <w:b/>
        </w:rPr>
        <w:t>A</w:t>
      </w:r>
      <w:r w:rsidR="00AE5D43" w:rsidRPr="00C71394">
        <w:rPr>
          <w:rFonts w:ascii="Times New Roman" w:hAnsi="Times New Roman" w:cs="Times New Roman"/>
        </w:rPr>
        <w:t xml:space="preserve">) List structure and illustration of </w:t>
      </w:r>
      <w:r w:rsidR="0033467C" w:rsidRPr="0033467C">
        <w:rPr>
          <w:rFonts w:ascii="Times New Roman" w:hAnsi="Times New Roman" w:cs="Times New Roman"/>
        </w:rPr>
        <w:t>within-event</w:t>
      </w:r>
      <w:r w:rsidR="00AE5D43" w:rsidRPr="00C71394">
        <w:rPr>
          <w:rFonts w:ascii="Times New Roman" w:hAnsi="Times New Roman" w:cs="Times New Roman"/>
        </w:rPr>
        <w:t xml:space="preserve"> (orange lines) and cross-boundary (blue lines) pair selection. Probe pairs were separated by either two or three intervening items, with boundary items, the first item of every event, excluded from selection. (</w:t>
      </w:r>
      <w:r w:rsidR="00AE5D43" w:rsidRPr="00C71394">
        <w:rPr>
          <w:rFonts w:ascii="Times New Roman" w:hAnsi="Times New Roman" w:cs="Times New Roman"/>
          <w:b/>
        </w:rPr>
        <w:t>B</w:t>
      </w:r>
      <w:r w:rsidR="00AE5D43" w:rsidRPr="00C71394">
        <w:rPr>
          <w:rFonts w:ascii="Times New Roman" w:hAnsi="Times New Roman" w:cs="Times New Roman"/>
        </w:rPr>
        <w:t xml:space="preserve">) Example of the encoding task. Participants viewed object–location pairings with an accompanying question and responded “Yes” or “No.”  </w:t>
      </w:r>
      <w:r w:rsidR="0033467C">
        <w:rPr>
          <w:rFonts w:ascii="Times New Roman" w:hAnsi="Times New Roman" w:cs="Times New Roman" w:hint="eastAsia"/>
          <w:lang w:eastAsia="zh-CN"/>
        </w:rPr>
        <w:t>W</w:t>
      </w:r>
      <w:r w:rsidR="0033467C" w:rsidRPr="0033467C">
        <w:rPr>
          <w:rFonts w:ascii="Times New Roman" w:hAnsi="Times New Roman" w:cs="Times New Roman"/>
        </w:rPr>
        <w:t xml:space="preserve">ithin-event </w:t>
      </w:r>
      <w:r w:rsidR="00AE5D43" w:rsidRPr="00C71394">
        <w:rPr>
          <w:rFonts w:ascii="Times New Roman" w:hAnsi="Times New Roman" w:cs="Times New Roman"/>
        </w:rPr>
        <w:t>pairs were encoded with the same location image and question, whereas cross-boundary pairs were encoded with different location images and questions. (</w:t>
      </w:r>
      <w:r w:rsidR="00AE5D43" w:rsidRPr="00C71394">
        <w:rPr>
          <w:rFonts w:ascii="Times New Roman" w:hAnsi="Times New Roman" w:cs="Times New Roman"/>
          <w:b/>
        </w:rPr>
        <w:t>C</w:t>
      </w:r>
      <w:r w:rsidR="00AE5D43" w:rsidRPr="00C71394">
        <w:rPr>
          <w:rFonts w:ascii="Times New Roman" w:hAnsi="Times New Roman" w:cs="Times New Roman"/>
        </w:rPr>
        <w:t>) Example of the temporal order memory task for both context-present and context-absent conditions. (</w:t>
      </w:r>
      <w:r w:rsidR="00AE5D43" w:rsidRPr="00C71394">
        <w:rPr>
          <w:rFonts w:ascii="Times New Roman" w:hAnsi="Times New Roman" w:cs="Times New Roman"/>
          <w:b/>
        </w:rPr>
        <w:t>D</w:t>
      </w:r>
      <w:r w:rsidR="00AE5D43" w:rsidRPr="00C71394">
        <w:rPr>
          <w:rFonts w:ascii="Times New Roman" w:hAnsi="Times New Roman" w:cs="Times New Roman"/>
        </w:rPr>
        <w:t>) Example of the temporal distance memory task for both context-present and context-absent conditions. (</w:t>
      </w:r>
      <w:r w:rsidR="00AE5D43" w:rsidRPr="00C71394">
        <w:rPr>
          <w:rFonts w:ascii="Times New Roman" w:hAnsi="Times New Roman" w:cs="Times New Roman"/>
          <w:b/>
        </w:rPr>
        <w:t>E</w:t>
      </w:r>
      <w:r w:rsidR="00AE5D43" w:rsidRPr="00C71394">
        <w:rPr>
          <w:rFonts w:ascii="Times New Roman" w:hAnsi="Times New Roman" w:cs="Times New Roman"/>
        </w:rPr>
        <w:t xml:space="preserve">) Example of the </w:t>
      </w:r>
      <w:r w:rsidR="001B6AFB">
        <w:rPr>
          <w:rFonts w:ascii="Times New Roman" w:hAnsi="Times New Roman" w:cs="Times New Roman"/>
        </w:rPr>
        <w:t xml:space="preserve">source memory task. </w:t>
      </w:r>
      <w:r w:rsidR="00AE5D43" w:rsidRPr="00C71394">
        <w:rPr>
          <w:rFonts w:ascii="Times New Roman" w:hAnsi="Times New Roman" w:cs="Times New Roman"/>
        </w:rPr>
        <w:t>Participants in the context-absent group completed a source memory test by identifying the location image and question associated with each object</w:t>
      </w:r>
      <w:r w:rsidR="001B6AFB">
        <w:rPr>
          <w:rFonts w:ascii="Times New Roman" w:hAnsi="Times New Roman" w:cs="Times New Roman"/>
        </w:rPr>
        <w:t xml:space="preserve">. </w:t>
      </w:r>
      <w:r w:rsidR="001B6AFB" w:rsidRPr="00C71394">
        <w:rPr>
          <w:rFonts w:ascii="Times New Roman" w:hAnsi="Times New Roman" w:cs="Times New Roman"/>
        </w:rPr>
        <w:t>(</w:t>
      </w:r>
      <w:r w:rsidR="001B6AFB">
        <w:rPr>
          <w:rFonts w:ascii="Times New Roman" w:hAnsi="Times New Roman" w:cs="Times New Roman"/>
          <w:b/>
        </w:rPr>
        <w:t>F</w:t>
      </w:r>
      <w:r w:rsidR="001B6AFB" w:rsidRPr="00C71394">
        <w:rPr>
          <w:rFonts w:ascii="Times New Roman" w:hAnsi="Times New Roman" w:cs="Times New Roman"/>
        </w:rPr>
        <w:t xml:space="preserve">) </w:t>
      </w:r>
      <w:r w:rsidR="001B6AFB">
        <w:rPr>
          <w:rFonts w:ascii="Times New Roman" w:hAnsi="Times New Roman" w:cs="Times New Roman"/>
        </w:rPr>
        <w:t>Example of the</w:t>
      </w:r>
      <w:r w:rsidR="00AE5D43" w:rsidRPr="00C71394">
        <w:rPr>
          <w:rFonts w:ascii="Times New Roman" w:hAnsi="Times New Roman" w:cs="Times New Roman"/>
        </w:rPr>
        <w:t xml:space="preserve"> </w:t>
      </w:r>
      <w:r w:rsidR="001B6AFB">
        <w:rPr>
          <w:rFonts w:ascii="Times New Roman" w:hAnsi="Times New Roman" w:cs="Times New Roman"/>
        </w:rPr>
        <w:t xml:space="preserve">context order memory task. Participants need to </w:t>
      </w:r>
      <w:r w:rsidR="001B6AFB" w:rsidRPr="00C71394">
        <w:rPr>
          <w:rFonts w:ascii="Times New Roman" w:hAnsi="Times New Roman" w:cs="Times New Roman"/>
        </w:rPr>
        <w:t>reconstruct</w:t>
      </w:r>
      <w:r w:rsidR="00AE5D43" w:rsidRPr="00C71394">
        <w:rPr>
          <w:rFonts w:ascii="Times New Roman" w:hAnsi="Times New Roman" w:cs="Times New Roman"/>
        </w:rPr>
        <w:t xml:space="preserve"> the order of locations and questions</w:t>
      </w:r>
      <w:r w:rsidR="001B6AFB">
        <w:rPr>
          <w:rFonts w:ascii="Times New Roman" w:hAnsi="Times New Roman" w:cs="Times New Roman"/>
        </w:rPr>
        <w:t>.</w:t>
      </w:r>
    </w:p>
    <w:p w14:paraId="397D2AAE" w14:textId="2BD73F20" w:rsidR="00AE5D43" w:rsidRPr="0050633B" w:rsidRDefault="00AE5D43" w:rsidP="00AE5D43">
      <w:pPr>
        <w:ind w:firstLine="720"/>
        <w:rPr>
          <w:rFonts w:ascii="Times New Roman" w:hAnsi="Times New Roman" w:cs="Times New Roman"/>
          <w:sz w:val="24"/>
          <w:szCs w:val="24"/>
        </w:rPr>
      </w:pPr>
      <w:r w:rsidRPr="0050633B">
        <w:rPr>
          <w:rFonts w:ascii="Times New Roman" w:hAnsi="Times New Roman" w:cs="Times New Roman"/>
          <w:sz w:val="24"/>
          <w:szCs w:val="24"/>
        </w:rPr>
        <w:t>In the final experimental round, after the temporal order and distance tasks, participants completed one or two additional memory tests depending on their group assignment. Those in the context-absent group completed a source memory test to assess their memory for the context associated with each object. In each source memory trial, participants were shown an object along with the six location images and corresponding encoding questions from the final round</w:t>
      </w:r>
      <w:r w:rsidR="001B6AFB">
        <w:rPr>
          <w:rFonts w:ascii="Times New Roman" w:hAnsi="Times New Roman" w:cs="Times New Roman"/>
          <w:sz w:val="24"/>
          <w:szCs w:val="24"/>
        </w:rPr>
        <w:t xml:space="preserve"> </w:t>
      </w:r>
      <w:r w:rsidR="001B6AFB" w:rsidRPr="0050633B">
        <w:rPr>
          <w:rFonts w:ascii="Times New Roman" w:hAnsi="Times New Roman" w:cs="Times New Roman"/>
          <w:sz w:val="24"/>
          <w:szCs w:val="24"/>
        </w:rPr>
        <w:t>(Figure 2E)</w:t>
      </w:r>
      <w:r w:rsidRPr="0050633B">
        <w:rPr>
          <w:rFonts w:ascii="Times New Roman" w:hAnsi="Times New Roman" w:cs="Times New Roman"/>
          <w:sz w:val="24"/>
          <w:szCs w:val="24"/>
        </w:rPr>
        <w:t xml:space="preserve">. The encoding question appeared above its respective location image. Participants </w:t>
      </w:r>
      <w:r w:rsidRPr="0050633B">
        <w:rPr>
          <w:rFonts w:ascii="Times New Roman" w:hAnsi="Times New Roman" w:cs="Times New Roman"/>
          <w:sz w:val="24"/>
          <w:szCs w:val="24"/>
        </w:rPr>
        <w:lastRenderedPageBreak/>
        <w:t>were required to identify which location image had been associated with the object. The six location</w:t>
      </w:r>
      <w:r w:rsidR="0046709C">
        <w:rPr>
          <w:rFonts w:ascii="Times New Roman" w:hAnsi="Times New Roman" w:cs="Times New Roman"/>
          <w:sz w:val="24"/>
          <w:szCs w:val="24"/>
        </w:rPr>
        <w:t>-</w:t>
      </w:r>
      <w:r w:rsidRPr="0050633B">
        <w:rPr>
          <w:rFonts w:ascii="Times New Roman" w:hAnsi="Times New Roman" w:cs="Times New Roman"/>
          <w:sz w:val="24"/>
          <w:szCs w:val="24"/>
        </w:rPr>
        <w:t>question pairs were presented in random order.</w:t>
      </w:r>
    </w:p>
    <w:p w14:paraId="11DB2457" w14:textId="05222254" w:rsidR="00AE5D43" w:rsidRDefault="00AE5D43" w:rsidP="00AE5D43">
      <w:pPr>
        <w:ind w:firstLine="720"/>
        <w:rPr>
          <w:rFonts w:ascii="Times New Roman" w:hAnsi="Times New Roman" w:cs="Times New Roman"/>
          <w:sz w:val="24"/>
          <w:szCs w:val="24"/>
        </w:rPr>
      </w:pPr>
      <w:r w:rsidRPr="0050633B">
        <w:rPr>
          <w:rFonts w:ascii="Times New Roman" w:hAnsi="Times New Roman" w:cs="Times New Roman"/>
          <w:sz w:val="24"/>
          <w:szCs w:val="24"/>
        </w:rPr>
        <w:t>After completing the previous tasks, both groups completed a context order test. In this task, the six location</w:t>
      </w:r>
      <w:r w:rsidR="0046709C">
        <w:rPr>
          <w:rFonts w:ascii="Times New Roman" w:hAnsi="Times New Roman" w:cs="Times New Roman"/>
          <w:sz w:val="24"/>
          <w:szCs w:val="24"/>
        </w:rPr>
        <w:t>-</w:t>
      </w:r>
      <w:r w:rsidRPr="0050633B">
        <w:rPr>
          <w:rFonts w:ascii="Times New Roman" w:hAnsi="Times New Roman" w:cs="Times New Roman"/>
          <w:sz w:val="24"/>
          <w:szCs w:val="24"/>
        </w:rPr>
        <w:t>encoding question pairs from the final round were presented in random order, and participants were asked to reconstruct the order in which they originally appeared during encoding</w:t>
      </w:r>
      <w:r w:rsidR="001B6AFB">
        <w:rPr>
          <w:rFonts w:ascii="Times New Roman" w:hAnsi="Times New Roman" w:cs="Times New Roman"/>
          <w:sz w:val="24"/>
          <w:szCs w:val="24"/>
        </w:rPr>
        <w:t xml:space="preserve"> </w:t>
      </w:r>
      <w:r w:rsidR="001B6AFB" w:rsidRPr="0050633B">
        <w:rPr>
          <w:rFonts w:ascii="Times New Roman" w:hAnsi="Times New Roman" w:cs="Times New Roman"/>
          <w:sz w:val="24"/>
          <w:szCs w:val="24"/>
        </w:rPr>
        <w:t>(Figure 2</w:t>
      </w:r>
      <w:r w:rsidR="001B6AFB">
        <w:rPr>
          <w:rFonts w:ascii="Times New Roman" w:hAnsi="Times New Roman" w:cs="Times New Roman"/>
          <w:sz w:val="24"/>
          <w:szCs w:val="24"/>
        </w:rPr>
        <w:t>F</w:t>
      </w:r>
      <w:r w:rsidR="001B6AFB" w:rsidRPr="0050633B">
        <w:rPr>
          <w:rFonts w:ascii="Times New Roman" w:hAnsi="Times New Roman" w:cs="Times New Roman"/>
          <w:sz w:val="24"/>
          <w:szCs w:val="24"/>
        </w:rPr>
        <w:t>)</w:t>
      </w:r>
      <w:r w:rsidRPr="0050633B">
        <w:rPr>
          <w:rFonts w:ascii="Times New Roman" w:hAnsi="Times New Roman" w:cs="Times New Roman"/>
          <w:sz w:val="24"/>
          <w:szCs w:val="24"/>
        </w:rPr>
        <w:t>. Following this, participants were asked to report the percentage of time they relied on contextual memory to make their temporal judgments. All temporal memory tasks were self-paced, allowing participants to carefully assess their memory.</w:t>
      </w:r>
    </w:p>
    <w:p w14:paraId="740792A1" w14:textId="77777777" w:rsidR="0046709C" w:rsidRPr="0050633B" w:rsidRDefault="0046709C" w:rsidP="00AE5D43">
      <w:pPr>
        <w:ind w:firstLine="720"/>
        <w:rPr>
          <w:rFonts w:ascii="Times New Roman" w:hAnsi="Times New Roman" w:cs="Times New Roman"/>
          <w:sz w:val="24"/>
          <w:szCs w:val="24"/>
        </w:rPr>
      </w:pPr>
    </w:p>
    <w:p w14:paraId="1F0DC9E4" w14:textId="77777777" w:rsidR="00AE5D43" w:rsidRDefault="00AE5D43" w:rsidP="00AE5D43">
      <w:pPr>
        <w:rPr>
          <w:rFonts w:ascii="Times New Roman" w:hAnsi="Times New Roman" w:cs="Times New Roman"/>
          <w:b/>
          <w:bCs/>
          <w:sz w:val="24"/>
          <w:szCs w:val="24"/>
        </w:rPr>
      </w:pPr>
      <w:r w:rsidRPr="0050633B">
        <w:rPr>
          <w:rFonts w:ascii="Times New Roman" w:hAnsi="Times New Roman" w:cs="Times New Roman"/>
          <w:b/>
          <w:bCs/>
          <w:sz w:val="24"/>
          <w:szCs w:val="24"/>
        </w:rPr>
        <w:t>Data analysis</w:t>
      </w:r>
    </w:p>
    <w:p w14:paraId="16343BAD" w14:textId="77777777" w:rsidR="0046709C" w:rsidRPr="0050633B" w:rsidRDefault="0046709C" w:rsidP="00AE5D43">
      <w:pPr>
        <w:rPr>
          <w:rFonts w:ascii="Times New Roman" w:hAnsi="Times New Roman" w:cs="Times New Roman"/>
          <w:b/>
          <w:bCs/>
          <w:sz w:val="24"/>
          <w:szCs w:val="24"/>
        </w:rPr>
      </w:pPr>
    </w:p>
    <w:p w14:paraId="6F06F0B7" w14:textId="1B626DB3" w:rsidR="00AE5D43" w:rsidRPr="0050633B" w:rsidRDefault="00AE5D43" w:rsidP="00AE5D43">
      <w:pPr>
        <w:rPr>
          <w:rFonts w:ascii="Times New Roman" w:hAnsi="Times New Roman" w:cs="Times New Roman"/>
          <w:sz w:val="24"/>
          <w:szCs w:val="24"/>
        </w:rPr>
      </w:pPr>
      <w:r w:rsidRPr="0050633B">
        <w:rPr>
          <w:rFonts w:ascii="Times New Roman" w:hAnsi="Times New Roman" w:cs="Times New Roman"/>
          <w:sz w:val="24"/>
          <w:szCs w:val="24"/>
        </w:rPr>
        <w:t>We pre-registered the analysis to examine how context and boundary conditions influence temporal order accuracy and temporal distance ratings using mixed-effects models implemented in the lme4 package in R. The models included context (context-absent vs. context-present), boundary condition (</w:t>
      </w:r>
      <w:r w:rsidR="0033467C" w:rsidRPr="0046709C">
        <w:rPr>
          <w:rFonts w:ascii="Times New Roman" w:hAnsi="Times New Roman" w:cs="Times New Roman"/>
          <w:sz w:val="24"/>
          <w:szCs w:val="24"/>
        </w:rPr>
        <w:t>within-</w:t>
      </w:r>
      <w:r w:rsidR="0033467C">
        <w:rPr>
          <w:rFonts w:ascii="Times New Roman" w:hAnsi="Times New Roman" w:cs="Times New Roman" w:hint="eastAsia"/>
          <w:iCs/>
          <w:sz w:val="24"/>
          <w:szCs w:val="24"/>
          <w:lang w:eastAsia="zh-CN"/>
        </w:rPr>
        <w:t>event</w:t>
      </w:r>
      <w:r w:rsidR="0033467C" w:rsidRPr="0050633B">
        <w:rPr>
          <w:rFonts w:ascii="Times New Roman" w:hAnsi="Times New Roman" w:cs="Times New Roman"/>
          <w:sz w:val="24"/>
          <w:szCs w:val="24"/>
        </w:rPr>
        <w:t xml:space="preserve"> </w:t>
      </w:r>
      <w:r w:rsidRPr="0050633B">
        <w:rPr>
          <w:rFonts w:ascii="Times New Roman" w:hAnsi="Times New Roman" w:cs="Times New Roman"/>
          <w:sz w:val="24"/>
          <w:szCs w:val="24"/>
        </w:rPr>
        <w:t>vs. cross-boundary), and their interaction as fixed effects, with participant entered as a random intercept.</w:t>
      </w:r>
    </w:p>
    <w:p w14:paraId="784D81DB" w14:textId="036A1CDD" w:rsidR="00AE5D43" w:rsidRDefault="00AE5D43" w:rsidP="00AE5D43">
      <w:pPr>
        <w:ind w:firstLine="720"/>
        <w:rPr>
          <w:rFonts w:ascii="Times New Roman" w:hAnsi="Times New Roman" w:cs="Times New Roman"/>
          <w:sz w:val="24"/>
          <w:szCs w:val="24"/>
        </w:rPr>
      </w:pPr>
      <w:r w:rsidRPr="0050633B">
        <w:rPr>
          <w:rFonts w:ascii="Times New Roman" w:hAnsi="Times New Roman" w:cs="Times New Roman"/>
          <w:sz w:val="24"/>
          <w:szCs w:val="24"/>
        </w:rPr>
        <w:t>We additionally pre-registered exploratory analyses</w:t>
      </w:r>
      <w:r w:rsidR="002F56F1">
        <w:rPr>
          <w:rFonts w:ascii="Times New Roman" w:hAnsi="Times New Roman" w:cs="Times New Roman"/>
          <w:sz w:val="24"/>
          <w:szCs w:val="24"/>
        </w:rPr>
        <w:t xml:space="preserve"> involving source memory, which was assessed only in the context-absent group</w:t>
      </w:r>
      <w:r w:rsidRPr="0050633B">
        <w:rPr>
          <w:rFonts w:ascii="Times New Roman" w:hAnsi="Times New Roman" w:cs="Times New Roman"/>
          <w:sz w:val="24"/>
          <w:szCs w:val="24"/>
        </w:rPr>
        <w:t xml:space="preserve">. To examine the effects of source memory and boundary on accuracy and distance ratings, a mixed-effects model was fitted. Source memory was categorized based on whether participants remembered neither, one, or both location-question pairs associated with the two displayed objects. In this model, source memory </w:t>
      </w:r>
      <w:r w:rsidR="003523E9">
        <w:rPr>
          <w:rFonts w:ascii="Times New Roman" w:hAnsi="Times New Roman" w:cs="Times New Roman"/>
          <w:sz w:val="24"/>
          <w:szCs w:val="24"/>
        </w:rPr>
        <w:t xml:space="preserve">(0 vs.1. vs.2) </w:t>
      </w:r>
      <w:r w:rsidRPr="0050633B">
        <w:rPr>
          <w:rFonts w:ascii="Times New Roman" w:hAnsi="Times New Roman" w:cs="Times New Roman"/>
          <w:sz w:val="24"/>
          <w:szCs w:val="24"/>
        </w:rPr>
        <w:t xml:space="preserve">and boundary were entered as fixed effects, with participant as a random intercept. </w:t>
      </w:r>
    </w:p>
    <w:p w14:paraId="1563B0E0" w14:textId="68DCAD32" w:rsidR="00830CD8" w:rsidRDefault="00830CD8" w:rsidP="00830CD8">
      <w:pPr>
        <w:ind w:firstLine="720"/>
        <w:rPr>
          <w:rFonts w:ascii="Times New Roman" w:hAnsi="Times New Roman" w:cs="Times New Roman"/>
          <w:sz w:val="24"/>
          <w:szCs w:val="24"/>
        </w:rPr>
      </w:pPr>
      <w:r w:rsidRPr="00830CD8">
        <w:rPr>
          <w:rFonts w:ascii="Times New Roman" w:hAnsi="Times New Roman" w:cs="Times New Roman"/>
          <w:sz w:val="24"/>
          <w:szCs w:val="24"/>
        </w:rPr>
        <w:t>We also examined the effect of objective distance</w:t>
      </w:r>
      <w:r>
        <w:rPr>
          <w:rFonts w:ascii="Times New Roman" w:hAnsi="Times New Roman" w:cs="Times New Roman"/>
          <w:sz w:val="24"/>
          <w:szCs w:val="24"/>
        </w:rPr>
        <w:t xml:space="preserve"> (2 vs. 3)</w:t>
      </w:r>
      <w:r w:rsidRPr="00830CD8">
        <w:rPr>
          <w:rFonts w:ascii="Times New Roman" w:hAnsi="Times New Roman" w:cs="Times New Roman"/>
          <w:sz w:val="24"/>
          <w:szCs w:val="24"/>
        </w:rPr>
        <w:t>, defined as the number of intervening items between the two tested items, on temporal distance ratings. In this non-preregistered analysis, boundary, context, objective distance, and their interactions were entered as fixed effects, with participant included as a random intercept.</w:t>
      </w:r>
    </w:p>
    <w:p w14:paraId="18336FF4" w14:textId="76EDA1C3" w:rsidR="00830CD8" w:rsidRDefault="00830CD8" w:rsidP="00830CD8">
      <w:pPr>
        <w:ind w:firstLine="720"/>
        <w:rPr>
          <w:rFonts w:ascii="Times New Roman" w:hAnsi="Times New Roman" w:cs="Times New Roman"/>
          <w:sz w:val="24"/>
          <w:szCs w:val="24"/>
        </w:rPr>
      </w:pPr>
      <w:r w:rsidRPr="0050633B">
        <w:rPr>
          <w:rFonts w:ascii="Times New Roman" w:hAnsi="Times New Roman" w:cs="Times New Roman"/>
          <w:sz w:val="24"/>
          <w:szCs w:val="24"/>
        </w:rPr>
        <w:t>For all models, an ANOVA was performed to evaluate the significance of the fixed effects and their interactions.</w:t>
      </w:r>
    </w:p>
    <w:p w14:paraId="2471AEE3" w14:textId="77777777" w:rsidR="00830CD8" w:rsidRDefault="00830CD8" w:rsidP="00AE5D43">
      <w:pPr>
        <w:ind w:firstLine="720"/>
        <w:rPr>
          <w:rFonts w:ascii="Times New Roman" w:hAnsi="Times New Roman" w:cs="Times New Roman"/>
          <w:sz w:val="24"/>
          <w:szCs w:val="24"/>
        </w:rPr>
      </w:pPr>
    </w:p>
    <w:p w14:paraId="61669CE1" w14:textId="77777777" w:rsidR="00830CD8" w:rsidRPr="0050633B" w:rsidRDefault="00830CD8" w:rsidP="00AE5D43">
      <w:pPr>
        <w:ind w:firstLine="720"/>
        <w:rPr>
          <w:rFonts w:ascii="Times New Roman" w:hAnsi="Times New Roman" w:cs="Times New Roman"/>
          <w:sz w:val="24"/>
          <w:szCs w:val="24"/>
        </w:rPr>
      </w:pPr>
    </w:p>
    <w:p w14:paraId="507BA59E" w14:textId="77777777" w:rsidR="00AE5D43" w:rsidRPr="0050633B" w:rsidRDefault="00AE5D43" w:rsidP="00AE5D43">
      <w:pPr>
        <w:pBdr>
          <w:top w:val="nil"/>
          <w:left w:val="nil"/>
          <w:bottom w:val="nil"/>
          <w:right w:val="nil"/>
          <w:between w:val="nil"/>
        </w:pBdr>
        <w:jc w:val="center"/>
        <w:rPr>
          <w:rFonts w:ascii="Times New Roman" w:hAnsi="Times New Roman" w:cs="Times New Roman"/>
          <w:b/>
          <w:sz w:val="24"/>
          <w:szCs w:val="24"/>
        </w:rPr>
      </w:pPr>
      <w:r w:rsidRPr="0050633B">
        <w:rPr>
          <w:rFonts w:ascii="Times New Roman" w:hAnsi="Times New Roman" w:cs="Times New Roman"/>
          <w:b/>
          <w:sz w:val="24"/>
          <w:szCs w:val="24"/>
        </w:rPr>
        <w:t>Results</w:t>
      </w:r>
    </w:p>
    <w:p w14:paraId="328D905E" w14:textId="77777777" w:rsidR="00AE5D43" w:rsidRPr="0050633B" w:rsidRDefault="00AE5D43" w:rsidP="00AE5D43">
      <w:pPr>
        <w:rPr>
          <w:rFonts w:ascii="Times New Roman" w:hAnsi="Times New Roman" w:cs="Times New Roman"/>
          <w:sz w:val="24"/>
          <w:szCs w:val="24"/>
        </w:rPr>
      </w:pPr>
    </w:p>
    <w:p w14:paraId="7BE82430" w14:textId="77777777" w:rsidR="00AE5D43" w:rsidRPr="0050633B" w:rsidRDefault="00AE5D43" w:rsidP="00AE5D43">
      <w:pPr>
        <w:rPr>
          <w:rFonts w:ascii="Times New Roman" w:eastAsia="Arial Unicode MS" w:hAnsi="Times New Roman" w:cs="Times New Roman"/>
          <w:sz w:val="24"/>
          <w:szCs w:val="24"/>
        </w:rPr>
      </w:pPr>
      <w:r w:rsidRPr="0050633B">
        <w:rPr>
          <w:rFonts w:ascii="Times New Roman" w:eastAsia="Arial Unicode MS" w:hAnsi="Times New Roman" w:cs="Times New Roman"/>
          <w:sz w:val="24"/>
          <w:szCs w:val="24"/>
        </w:rPr>
        <w:t xml:space="preserve">All data analyses were conducted using R (version 4.3.1) within RStudio. </w:t>
      </w:r>
    </w:p>
    <w:p w14:paraId="13C12E91" w14:textId="77777777" w:rsidR="00AE5D43" w:rsidRPr="0050633B" w:rsidRDefault="00AE5D43" w:rsidP="00AE5D43">
      <w:pPr>
        <w:rPr>
          <w:rFonts w:ascii="Times New Roman" w:hAnsi="Times New Roman" w:cs="Times New Roman"/>
          <w:sz w:val="24"/>
          <w:szCs w:val="24"/>
        </w:rPr>
      </w:pPr>
    </w:p>
    <w:p w14:paraId="75241E28" w14:textId="77777777" w:rsidR="00AE5D43" w:rsidRDefault="00AE5D43" w:rsidP="00AE5D43">
      <w:pPr>
        <w:rPr>
          <w:rFonts w:ascii="Times New Roman" w:hAnsi="Times New Roman" w:cs="Times New Roman"/>
          <w:b/>
          <w:sz w:val="24"/>
          <w:szCs w:val="24"/>
        </w:rPr>
      </w:pPr>
      <w:r w:rsidRPr="0050633B">
        <w:rPr>
          <w:rFonts w:ascii="Times New Roman" w:hAnsi="Times New Roman" w:cs="Times New Roman"/>
          <w:b/>
          <w:sz w:val="24"/>
          <w:szCs w:val="24"/>
        </w:rPr>
        <w:t>Temporal order memory</w:t>
      </w:r>
    </w:p>
    <w:p w14:paraId="124F2CBE" w14:textId="77777777" w:rsidR="00C71394" w:rsidRPr="0050633B" w:rsidRDefault="00C71394" w:rsidP="00AE5D43">
      <w:pPr>
        <w:rPr>
          <w:rFonts w:ascii="Times New Roman" w:hAnsi="Times New Roman" w:cs="Times New Roman"/>
          <w:sz w:val="24"/>
          <w:szCs w:val="24"/>
        </w:rPr>
      </w:pPr>
    </w:p>
    <w:p w14:paraId="05A5C831" w14:textId="57161CCB" w:rsidR="00AE5D43" w:rsidRPr="0050633B" w:rsidRDefault="00786B18" w:rsidP="00AE5D43">
      <w:pPr>
        <w:rPr>
          <w:rFonts w:ascii="Times New Roman" w:hAnsi="Times New Roman" w:cs="Times New Roman"/>
          <w:sz w:val="24"/>
          <w:szCs w:val="24"/>
        </w:rPr>
      </w:pPr>
      <w:r w:rsidRPr="00786B18">
        <w:rPr>
          <w:rFonts w:ascii="Times New Roman" w:hAnsi="Times New Roman" w:cs="Times New Roman"/>
          <w:b/>
          <w:bCs/>
          <w:sz w:val="24"/>
          <w:szCs w:val="24"/>
        </w:rPr>
        <w:t xml:space="preserve">Boundary and </w:t>
      </w:r>
      <w:r>
        <w:rPr>
          <w:rFonts w:ascii="Times New Roman" w:hAnsi="Times New Roman" w:cs="Times New Roman"/>
          <w:b/>
          <w:bCs/>
          <w:sz w:val="24"/>
          <w:szCs w:val="24"/>
        </w:rPr>
        <w:t>c</w:t>
      </w:r>
      <w:r w:rsidRPr="00786B18">
        <w:rPr>
          <w:rFonts w:ascii="Times New Roman" w:hAnsi="Times New Roman" w:cs="Times New Roman"/>
          <w:b/>
          <w:bCs/>
          <w:sz w:val="24"/>
          <w:szCs w:val="24"/>
        </w:rPr>
        <w:t>ontext.</w:t>
      </w:r>
      <w:r>
        <w:rPr>
          <w:rFonts w:ascii="Times New Roman" w:hAnsi="Times New Roman" w:cs="Times New Roman"/>
          <w:sz w:val="24"/>
          <w:szCs w:val="24"/>
        </w:rPr>
        <w:t xml:space="preserve"> </w:t>
      </w:r>
      <w:r w:rsidR="00AE5D43" w:rsidRPr="0050633B">
        <w:rPr>
          <w:rFonts w:ascii="Times New Roman" w:hAnsi="Times New Roman" w:cs="Times New Roman"/>
          <w:sz w:val="24"/>
          <w:szCs w:val="24"/>
        </w:rPr>
        <w:t xml:space="preserve">The analysis revealed a significant main effect of boundary, </w:t>
      </w:r>
      <w:r w:rsidR="00AE5D43" w:rsidRPr="0050633B">
        <w:rPr>
          <w:rFonts w:ascii="Times New Roman" w:hAnsi="Times New Roman" w:cs="Times New Roman"/>
          <w:i/>
          <w:sz w:val="24"/>
          <w:szCs w:val="24"/>
        </w:rPr>
        <w:t>F</w:t>
      </w:r>
      <w:r w:rsidR="00AE5D43" w:rsidRPr="0050633B">
        <w:rPr>
          <w:rFonts w:ascii="Times New Roman" w:hAnsi="Times New Roman" w:cs="Times New Roman"/>
          <w:sz w:val="24"/>
          <w:szCs w:val="24"/>
        </w:rPr>
        <w:t xml:space="preserve">(1, 45) = 36.60, </w:t>
      </w:r>
      <w:r w:rsidR="00AE5D43" w:rsidRPr="0050633B">
        <w:rPr>
          <w:rFonts w:ascii="Times New Roman" w:hAnsi="Times New Roman" w:cs="Times New Roman"/>
          <w:i/>
          <w:sz w:val="24"/>
          <w:szCs w:val="24"/>
        </w:rPr>
        <w:t>p</w:t>
      </w:r>
      <w:r w:rsidR="00AE5D43" w:rsidRPr="0050633B">
        <w:rPr>
          <w:rFonts w:ascii="Times New Roman" w:hAnsi="Times New Roman" w:cs="Times New Roman"/>
          <w:sz w:val="24"/>
          <w:szCs w:val="24"/>
        </w:rPr>
        <w:t xml:space="preserve"> &lt; .001, partial η² = 0.45, with higher accuracy for </w:t>
      </w:r>
      <w:r w:rsidR="0033467C" w:rsidRPr="0046709C">
        <w:rPr>
          <w:rFonts w:ascii="Times New Roman" w:hAnsi="Times New Roman" w:cs="Times New Roman"/>
          <w:sz w:val="24"/>
          <w:szCs w:val="24"/>
        </w:rPr>
        <w:t>within-</w:t>
      </w:r>
      <w:r w:rsidR="0033467C">
        <w:rPr>
          <w:rFonts w:ascii="Times New Roman" w:hAnsi="Times New Roman" w:cs="Times New Roman" w:hint="eastAsia"/>
          <w:iCs/>
          <w:sz w:val="24"/>
          <w:szCs w:val="24"/>
          <w:lang w:eastAsia="zh-CN"/>
        </w:rPr>
        <w:t>event</w:t>
      </w:r>
      <w:r w:rsidR="0033467C" w:rsidRPr="0050633B">
        <w:rPr>
          <w:rFonts w:ascii="Times New Roman" w:hAnsi="Times New Roman" w:cs="Times New Roman"/>
          <w:sz w:val="24"/>
          <w:szCs w:val="24"/>
        </w:rPr>
        <w:t xml:space="preserve"> </w:t>
      </w:r>
      <w:r w:rsidR="00AE5D43" w:rsidRPr="0050633B">
        <w:rPr>
          <w:rFonts w:ascii="Times New Roman" w:hAnsi="Times New Roman" w:cs="Times New Roman"/>
          <w:sz w:val="24"/>
          <w:szCs w:val="24"/>
        </w:rPr>
        <w:t>trials (</w:t>
      </w:r>
      <w:r w:rsidR="00AE5D43" w:rsidRPr="0050633B">
        <w:rPr>
          <w:rFonts w:ascii="Times New Roman" w:hAnsi="Times New Roman" w:cs="Times New Roman"/>
          <w:i/>
          <w:sz w:val="24"/>
          <w:szCs w:val="24"/>
        </w:rPr>
        <w:t>M</w:t>
      </w:r>
      <w:r w:rsidR="00AE5D43" w:rsidRPr="0050633B">
        <w:rPr>
          <w:rFonts w:ascii="Times New Roman" w:hAnsi="Times New Roman" w:cs="Times New Roman"/>
          <w:sz w:val="24"/>
          <w:szCs w:val="24"/>
        </w:rPr>
        <w:t xml:space="preserve"> = .83, </w:t>
      </w:r>
      <w:r w:rsidR="00AE5D43" w:rsidRPr="0050633B">
        <w:rPr>
          <w:rFonts w:ascii="Times New Roman" w:hAnsi="Times New Roman" w:cs="Times New Roman"/>
          <w:i/>
          <w:sz w:val="24"/>
          <w:szCs w:val="24"/>
        </w:rPr>
        <w:t>SD</w:t>
      </w:r>
      <w:r w:rsidR="00AE5D43" w:rsidRPr="0050633B">
        <w:rPr>
          <w:rFonts w:ascii="Times New Roman" w:hAnsi="Times New Roman" w:cs="Times New Roman"/>
          <w:sz w:val="24"/>
          <w:szCs w:val="24"/>
        </w:rPr>
        <w:t xml:space="preserve"> = .38) than for cross-boundary trials (</w:t>
      </w:r>
      <w:r w:rsidR="00AE5D43" w:rsidRPr="0050633B">
        <w:rPr>
          <w:rFonts w:ascii="Times New Roman" w:hAnsi="Times New Roman" w:cs="Times New Roman"/>
          <w:i/>
          <w:sz w:val="24"/>
          <w:szCs w:val="24"/>
        </w:rPr>
        <w:t>M</w:t>
      </w:r>
      <w:r w:rsidR="00AE5D43" w:rsidRPr="0050633B">
        <w:rPr>
          <w:rFonts w:ascii="Times New Roman" w:hAnsi="Times New Roman" w:cs="Times New Roman"/>
          <w:sz w:val="24"/>
          <w:szCs w:val="24"/>
        </w:rPr>
        <w:t xml:space="preserve"> = .73, </w:t>
      </w:r>
      <w:r w:rsidR="00AE5D43" w:rsidRPr="0050633B">
        <w:rPr>
          <w:rFonts w:ascii="Times New Roman" w:hAnsi="Times New Roman" w:cs="Times New Roman"/>
          <w:i/>
          <w:sz w:val="24"/>
          <w:szCs w:val="24"/>
        </w:rPr>
        <w:t>SD</w:t>
      </w:r>
      <w:r w:rsidR="00AE5D43" w:rsidRPr="0050633B">
        <w:rPr>
          <w:rFonts w:ascii="Times New Roman" w:hAnsi="Times New Roman" w:cs="Times New Roman"/>
          <w:sz w:val="24"/>
          <w:szCs w:val="24"/>
        </w:rPr>
        <w:t xml:space="preserve"> = .45). There was also a significant main effect of context, </w:t>
      </w:r>
      <w:r w:rsidR="00AE5D43" w:rsidRPr="0050633B">
        <w:rPr>
          <w:rFonts w:ascii="Times New Roman" w:hAnsi="Times New Roman" w:cs="Times New Roman"/>
          <w:i/>
          <w:sz w:val="24"/>
          <w:szCs w:val="24"/>
        </w:rPr>
        <w:t>F</w:t>
      </w:r>
      <w:r w:rsidR="00AE5D43" w:rsidRPr="0050633B">
        <w:rPr>
          <w:rFonts w:ascii="Times New Roman" w:hAnsi="Times New Roman" w:cs="Times New Roman"/>
          <w:sz w:val="24"/>
          <w:szCs w:val="24"/>
        </w:rPr>
        <w:t xml:space="preserve">(1, 45) = 9.30, </w:t>
      </w:r>
      <w:r w:rsidR="00AE5D43" w:rsidRPr="0050633B">
        <w:rPr>
          <w:rFonts w:ascii="Times New Roman" w:hAnsi="Times New Roman" w:cs="Times New Roman"/>
          <w:i/>
          <w:sz w:val="24"/>
          <w:szCs w:val="24"/>
        </w:rPr>
        <w:t>p</w:t>
      </w:r>
      <w:r w:rsidR="00AE5D43" w:rsidRPr="0050633B">
        <w:rPr>
          <w:rFonts w:ascii="Times New Roman" w:hAnsi="Times New Roman" w:cs="Times New Roman"/>
          <w:sz w:val="24"/>
          <w:szCs w:val="24"/>
        </w:rPr>
        <w:t xml:space="preserve"> = .004, partial η² = 0.17, such that accuracy was higher in the context-</w:t>
      </w:r>
      <w:r w:rsidR="00AE5D43" w:rsidRPr="0050633B">
        <w:rPr>
          <w:rFonts w:ascii="Times New Roman" w:hAnsi="Times New Roman" w:cs="Times New Roman"/>
          <w:sz w:val="24"/>
          <w:szCs w:val="24"/>
        </w:rPr>
        <w:lastRenderedPageBreak/>
        <w:t>present group (</w:t>
      </w:r>
      <w:r w:rsidR="00AE5D43" w:rsidRPr="0050633B">
        <w:rPr>
          <w:rFonts w:ascii="Times New Roman" w:hAnsi="Times New Roman" w:cs="Times New Roman"/>
          <w:i/>
          <w:sz w:val="24"/>
          <w:szCs w:val="24"/>
        </w:rPr>
        <w:t>M</w:t>
      </w:r>
      <w:r w:rsidR="00AE5D43" w:rsidRPr="0050633B">
        <w:rPr>
          <w:rFonts w:ascii="Times New Roman" w:hAnsi="Times New Roman" w:cs="Times New Roman"/>
          <w:sz w:val="24"/>
          <w:szCs w:val="24"/>
        </w:rPr>
        <w:t xml:space="preserve"> = .82, </w:t>
      </w:r>
      <w:r w:rsidR="00AE5D43" w:rsidRPr="0050633B">
        <w:rPr>
          <w:rFonts w:ascii="Times New Roman" w:hAnsi="Times New Roman" w:cs="Times New Roman"/>
          <w:i/>
          <w:sz w:val="24"/>
          <w:szCs w:val="24"/>
        </w:rPr>
        <w:t>SD</w:t>
      </w:r>
      <w:r w:rsidR="00AE5D43" w:rsidRPr="0050633B">
        <w:rPr>
          <w:rFonts w:ascii="Times New Roman" w:hAnsi="Times New Roman" w:cs="Times New Roman"/>
          <w:sz w:val="24"/>
          <w:szCs w:val="24"/>
        </w:rPr>
        <w:t xml:space="preserve"> = .38) compared to the context-absent group (</w:t>
      </w:r>
      <w:r w:rsidR="00AE5D43" w:rsidRPr="0050633B">
        <w:rPr>
          <w:rFonts w:ascii="Times New Roman" w:hAnsi="Times New Roman" w:cs="Times New Roman"/>
          <w:i/>
          <w:sz w:val="24"/>
          <w:szCs w:val="24"/>
        </w:rPr>
        <w:t>M</w:t>
      </w:r>
      <w:r w:rsidR="00AE5D43" w:rsidRPr="0050633B">
        <w:rPr>
          <w:rFonts w:ascii="Times New Roman" w:hAnsi="Times New Roman" w:cs="Times New Roman"/>
          <w:sz w:val="24"/>
          <w:szCs w:val="24"/>
        </w:rPr>
        <w:t xml:space="preserve"> = .73, </w:t>
      </w:r>
      <w:r w:rsidR="00AE5D43" w:rsidRPr="0050633B">
        <w:rPr>
          <w:rFonts w:ascii="Times New Roman" w:hAnsi="Times New Roman" w:cs="Times New Roman"/>
          <w:i/>
          <w:sz w:val="24"/>
          <w:szCs w:val="24"/>
        </w:rPr>
        <w:t>SD</w:t>
      </w:r>
      <w:r w:rsidR="00AE5D43" w:rsidRPr="0050633B">
        <w:rPr>
          <w:rFonts w:ascii="Times New Roman" w:hAnsi="Times New Roman" w:cs="Times New Roman"/>
          <w:sz w:val="24"/>
          <w:szCs w:val="24"/>
        </w:rPr>
        <w:t xml:space="preserve"> = .45). In addition, a significant boundary x context interaction was observed, </w:t>
      </w:r>
      <w:r w:rsidR="00AE5D43" w:rsidRPr="0050633B">
        <w:rPr>
          <w:rFonts w:ascii="Times New Roman" w:hAnsi="Times New Roman" w:cs="Times New Roman"/>
          <w:i/>
          <w:sz w:val="24"/>
          <w:szCs w:val="24"/>
        </w:rPr>
        <w:t>F</w:t>
      </w:r>
      <w:r w:rsidR="00AE5D43" w:rsidRPr="0050633B">
        <w:rPr>
          <w:rFonts w:ascii="Times New Roman" w:hAnsi="Times New Roman" w:cs="Times New Roman"/>
          <w:sz w:val="24"/>
          <w:szCs w:val="24"/>
        </w:rPr>
        <w:t xml:space="preserve">(1, 45) = 9.09, </w:t>
      </w:r>
      <w:r w:rsidR="00AE5D43" w:rsidRPr="0050633B">
        <w:rPr>
          <w:rFonts w:ascii="Times New Roman" w:hAnsi="Times New Roman" w:cs="Times New Roman"/>
          <w:i/>
          <w:sz w:val="24"/>
          <w:szCs w:val="24"/>
        </w:rPr>
        <w:t>p</w:t>
      </w:r>
      <w:r w:rsidR="00AE5D43" w:rsidRPr="0050633B">
        <w:rPr>
          <w:rFonts w:ascii="Times New Roman" w:hAnsi="Times New Roman" w:cs="Times New Roman"/>
          <w:sz w:val="24"/>
          <w:szCs w:val="24"/>
        </w:rPr>
        <w:t xml:space="preserve"> = .004, partial η² = 0.17. Post hoc Tukey-adjusted comparisons revealed that in the context-absent condition, accuracy was significantly higher for </w:t>
      </w:r>
      <w:r w:rsidR="0033467C" w:rsidRPr="0046709C">
        <w:rPr>
          <w:rFonts w:ascii="Times New Roman" w:hAnsi="Times New Roman" w:cs="Times New Roman"/>
          <w:sz w:val="24"/>
          <w:szCs w:val="24"/>
        </w:rPr>
        <w:t>within-</w:t>
      </w:r>
      <w:r w:rsidR="0033467C">
        <w:rPr>
          <w:rFonts w:ascii="Times New Roman" w:hAnsi="Times New Roman" w:cs="Times New Roman" w:hint="eastAsia"/>
          <w:iCs/>
          <w:sz w:val="24"/>
          <w:szCs w:val="24"/>
          <w:lang w:eastAsia="zh-CN"/>
        </w:rPr>
        <w:t>event</w:t>
      </w:r>
      <w:r w:rsidR="0033467C" w:rsidRPr="0050633B">
        <w:rPr>
          <w:rFonts w:ascii="Times New Roman" w:hAnsi="Times New Roman" w:cs="Times New Roman"/>
          <w:sz w:val="24"/>
          <w:szCs w:val="24"/>
        </w:rPr>
        <w:t xml:space="preserve"> </w:t>
      </w:r>
      <w:r w:rsidR="00AE5D43" w:rsidRPr="0050633B">
        <w:rPr>
          <w:rFonts w:ascii="Times New Roman" w:hAnsi="Times New Roman" w:cs="Times New Roman"/>
          <w:sz w:val="24"/>
          <w:szCs w:val="24"/>
        </w:rPr>
        <w:t>trials (</w:t>
      </w:r>
      <w:r w:rsidR="00AE5D43" w:rsidRPr="0050633B">
        <w:rPr>
          <w:rFonts w:ascii="Times New Roman" w:hAnsi="Times New Roman" w:cs="Times New Roman"/>
          <w:i/>
          <w:sz w:val="24"/>
          <w:szCs w:val="24"/>
        </w:rPr>
        <w:t>M</w:t>
      </w:r>
      <w:r w:rsidR="00AE5D43" w:rsidRPr="0050633B">
        <w:rPr>
          <w:rFonts w:ascii="Times New Roman" w:hAnsi="Times New Roman" w:cs="Times New Roman"/>
          <w:sz w:val="24"/>
          <w:szCs w:val="24"/>
        </w:rPr>
        <w:t xml:space="preserve"> = .81, </w:t>
      </w:r>
      <w:r w:rsidR="00AE5D43" w:rsidRPr="0050633B">
        <w:rPr>
          <w:rFonts w:ascii="Times New Roman" w:hAnsi="Times New Roman" w:cs="Times New Roman"/>
          <w:i/>
          <w:sz w:val="24"/>
          <w:szCs w:val="24"/>
        </w:rPr>
        <w:t>SE</w:t>
      </w:r>
      <w:r w:rsidR="00AE5D43" w:rsidRPr="0050633B">
        <w:rPr>
          <w:rFonts w:ascii="Times New Roman" w:hAnsi="Times New Roman" w:cs="Times New Roman"/>
          <w:sz w:val="24"/>
          <w:szCs w:val="24"/>
        </w:rPr>
        <w:t xml:space="preserve"> = .03) than cross-boundary trials (</w:t>
      </w:r>
      <w:r w:rsidR="00AE5D43" w:rsidRPr="0050633B">
        <w:rPr>
          <w:rFonts w:ascii="Times New Roman" w:hAnsi="Times New Roman" w:cs="Times New Roman"/>
          <w:i/>
          <w:sz w:val="24"/>
          <w:szCs w:val="24"/>
        </w:rPr>
        <w:t>M</w:t>
      </w:r>
      <w:r w:rsidR="00AE5D43" w:rsidRPr="0050633B">
        <w:rPr>
          <w:rFonts w:ascii="Times New Roman" w:hAnsi="Times New Roman" w:cs="Times New Roman"/>
          <w:sz w:val="24"/>
          <w:szCs w:val="24"/>
        </w:rPr>
        <w:t xml:space="preserve"> = .65, </w:t>
      </w:r>
      <w:r w:rsidR="00AE5D43" w:rsidRPr="0050633B">
        <w:rPr>
          <w:rFonts w:ascii="Times New Roman" w:hAnsi="Times New Roman" w:cs="Times New Roman"/>
          <w:i/>
          <w:sz w:val="24"/>
          <w:szCs w:val="24"/>
        </w:rPr>
        <w:t>SE</w:t>
      </w:r>
      <w:r w:rsidR="00AE5D43" w:rsidRPr="0050633B">
        <w:rPr>
          <w:rFonts w:ascii="Times New Roman" w:hAnsi="Times New Roman" w:cs="Times New Roman"/>
          <w:sz w:val="24"/>
          <w:szCs w:val="24"/>
        </w:rPr>
        <w:t xml:space="preserve"> = .03), </w:t>
      </w:r>
      <w:r w:rsidR="00AE5D43" w:rsidRPr="0050633B">
        <w:rPr>
          <w:rFonts w:ascii="Times New Roman" w:hAnsi="Times New Roman" w:cs="Times New Roman"/>
          <w:i/>
          <w:sz w:val="24"/>
          <w:szCs w:val="24"/>
        </w:rPr>
        <w:t>t</w:t>
      </w:r>
      <w:r w:rsidR="00AE5D43" w:rsidRPr="0050633B">
        <w:rPr>
          <w:rFonts w:ascii="Times New Roman" w:hAnsi="Times New Roman" w:cs="Times New Roman"/>
          <w:sz w:val="24"/>
          <w:szCs w:val="24"/>
        </w:rPr>
        <w:t xml:space="preserve">(45) = 6.09, </w:t>
      </w:r>
      <w:r w:rsidR="00AE5D43" w:rsidRPr="0050633B">
        <w:rPr>
          <w:rFonts w:ascii="Times New Roman" w:hAnsi="Times New Roman" w:cs="Times New Roman"/>
          <w:i/>
          <w:sz w:val="24"/>
          <w:szCs w:val="24"/>
        </w:rPr>
        <w:t>p</w:t>
      </w:r>
      <w:r w:rsidR="00AE5D43" w:rsidRPr="0050633B">
        <w:rPr>
          <w:rFonts w:ascii="Times New Roman" w:hAnsi="Times New Roman" w:cs="Times New Roman"/>
          <w:sz w:val="24"/>
          <w:szCs w:val="24"/>
        </w:rPr>
        <w:t xml:space="preserve"> &lt; .001, </w:t>
      </w:r>
      <w:r w:rsidR="00AE5D43" w:rsidRPr="0050633B">
        <w:rPr>
          <w:rFonts w:ascii="Times New Roman" w:hAnsi="Times New Roman" w:cs="Times New Roman"/>
          <w:i/>
          <w:sz w:val="24"/>
          <w:szCs w:val="24"/>
        </w:rPr>
        <w:t>d</w:t>
      </w:r>
      <w:r w:rsidR="00AE5D43" w:rsidRPr="0050633B">
        <w:rPr>
          <w:rFonts w:ascii="Times New Roman" w:hAnsi="Times New Roman" w:cs="Times New Roman"/>
          <w:sz w:val="24"/>
          <w:szCs w:val="24"/>
        </w:rPr>
        <w:t xml:space="preserve"> = 1.88. In the context-present condition, the boundary effect was smaller but remained significant, with higher accuracy for </w:t>
      </w:r>
      <w:r w:rsidR="0033467C" w:rsidRPr="0046709C">
        <w:rPr>
          <w:rFonts w:ascii="Times New Roman" w:hAnsi="Times New Roman" w:cs="Times New Roman"/>
          <w:sz w:val="24"/>
          <w:szCs w:val="24"/>
        </w:rPr>
        <w:t>within-</w:t>
      </w:r>
      <w:r w:rsidR="0033467C">
        <w:rPr>
          <w:rFonts w:ascii="Times New Roman" w:hAnsi="Times New Roman" w:cs="Times New Roman" w:hint="eastAsia"/>
          <w:iCs/>
          <w:sz w:val="24"/>
          <w:szCs w:val="24"/>
          <w:lang w:eastAsia="zh-CN"/>
        </w:rPr>
        <w:t>event</w:t>
      </w:r>
      <w:r w:rsidR="0033467C" w:rsidRPr="0050633B">
        <w:rPr>
          <w:rFonts w:ascii="Times New Roman" w:hAnsi="Times New Roman" w:cs="Times New Roman"/>
          <w:sz w:val="24"/>
          <w:szCs w:val="24"/>
        </w:rPr>
        <w:t xml:space="preserve"> </w:t>
      </w:r>
      <w:r w:rsidR="00AE5D43" w:rsidRPr="0050633B">
        <w:rPr>
          <w:rFonts w:ascii="Times New Roman" w:hAnsi="Times New Roman" w:cs="Times New Roman"/>
          <w:sz w:val="24"/>
          <w:szCs w:val="24"/>
        </w:rPr>
        <w:t>(</w:t>
      </w:r>
      <w:r w:rsidR="00AE5D43" w:rsidRPr="0050633B">
        <w:rPr>
          <w:rFonts w:ascii="Times New Roman" w:hAnsi="Times New Roman" w:cs="Times New Roman"/>
          <w:i/>
          <w:sz w:val="24"/>
          <w:szCs w:val="24"/>
        </w:rPr>
        <w:t>M</w:t>
      </w:r>
      <w:r w:rsidR="00AE5D43" w:rsidRPr="0050633B">
        <w:rPr>
          <w:rFonts w:ascii="Times New Roman" w:hAnsi="Times New Roman" w:cs="Times New Roman"/>
          <w:sz w:val="24"/>
          <w:szCs w:val="24"/>
        </w:rPr>
        <w:t xml:space="preserve"> = .85, </w:t>
      </w:r>
      <w:r w:rsidR="00AE5D43" w:rsidRPr="0050633B">
        <w:rPr>
          <w:rFonts w:ascii="Times New Roman" w:hAnsi="Times New Roman" w:cs="Times New Roman"/>
          <w:i/>
          <w:sz w:val="24"/>
          <w:szCs w:val="24"/>
        </w:rPr>
        <w:t>SE</w:t>
      </w:r>
      <w:r w:rsidR="00AE5D43" w:rsidRPr="0050633B">
        <w:rPr>
          <w:rFonts w:ascii="Times New Roman" w:hAnsi="Times New Roman" w:cs="Times New Roman"/>
          <w:sz w:val="24"/>
          <w:szCs w:val="24"/>
        </w:rPr>
        <w:t xml:space="preserve"> = .02) than cross-boundary trials (</w:t>
      </w:r>
      <w:r w:rsidR="00AE5D43" w:rsidRPr="0050633B">
        <w:rPr>
          <w:rFonts w:ascii="Times New Roman" w:hAnsi="Times New Roman" w:cs="Times New Roman"/>
          <w:i/>
          <w:sz w:val="24"/>
          <w:szCs w:val="24"/>
        </w:rPr>
        <w:t>M</w:t>
      </w:r>
      <w:r w:rsidR="00AE5D43" w:rsidRPr="0050633B">
        <w:rPr>
          <w:rFonts w:ascii="Times New Roman" w:hAnsi="Times New Roman" w:cs="Times New Roman"/>
          <w:sz w:val="24"/>
          <w:szCs w:val="24"/>
        </w:rPr>
        <w:t xml:space="preserve"> = .79, </w:t>
      </w:r>
      <w:r w:rsidR="00AE5D43" w:rsidRPr="0050633B">
        <w:rPr>
          <w:rFonts w:ascii="Times New Roman" w:hAnsi="Times New Roman" w:cs="Times New Roman"/>
          <w:i/>
          <w:sz w:val="24"/>
          <w:szCs w:val="24"/>
        </w:rPr>
        <w:t>SE</w:t>
      </w:r>
      <w:r w:rsidR="00AE5D43" w:rsidRPr="0050633B">
        <w:rPr>
          <w:rFonts w:ascii="Times New Roman" w:hAnsi="Times New Roman" w:cs="Times New Roman"/>
          <w:sz w:val="24"/>
          <w:szCs w:val="24"/>
        </w:rPr>
        <w:t xml:space="preserve"> = .02), </w:t>
      </w:r>
      <w:r w:rsidR="00AE5D43" w:rsidRPr="0050633B">
        <w:rPr>
          <w:rFonts w:ascii="Times New Roman" w:hAnsi="Times New Roman" w:cs="Times New Roman"/>
          <w:i/>
          <w:sz w:val="24"/>
          <w:szCs w:val="24"/>
        </w:rPr>
        <w:t>t</w:t>
      </w:r>
      <w:r w:rsidR="00AE5D43" w:rsidRPr="0050633B">
        <w:rPr>
          <w:rFonts w:ascii="Times New Roman" w:hAnsi="Times New Roman" w:cs="Times New Roman"/>
          <w:sz w:val="24"/>
          <w:szCs w:val="24"/>
        </w:rPr>
        <w:t xml:space="preserve">(52) = 2.27, </w:t>
      </w:r>
      <w:r w:rsidR="00AE5D43" w:rsidRPr="0050633B">
        <w:rPr>
          <w:rFonts w:ascii="Times New Roman" w:hAnsi="Times New Roman" w:cs="Times New Roman"/>
          <w:i/>
          <w:sz w:val="24"/>
          <w:szCs w:val="24"/>
        </w:rPr>
        <w:t>p</w:t>
      </w:r>
      <w:r w:rsidR="00AE5D43" w:rsidRPr="0050633B">
        <w:rPr>
          <w:rFonts w:ascii="Times New Roman" w:hAnsi="Times New Roman" w:cs="Times New Roman"/>
          <w:sz w:val="24"/>
          <w:szCs w:val="24"/>
        </w:rPr>
        <w:t xml:space="preserve"> = .03, </w:t>
      </w:r>
      <w:r w:rsidR="00AE5D43" w:rsidRPr="0050633B">
        <w:rPr>
          <w:rFonts w:ascii="Times New Roman" w:hAnsi="Times New Roman" w:cs="Times New Roman"/>
          <w:i/>
          <w:sz w:val="24"/>
          <w:szCs w:val="24"/>
        </w:rPr>
        <w:t>d</w:t>
      </w:r>
      <w:r w:rsidR="00AE5D43" w:rsidRPr="0050633B">
        <w:rPr>
          <w:rFonts w:ascii="Times New Roman" w:hAnsi="Times New Roman" w:cs="Times New Roman"/>
          <w:sz w:val="24"/>
          <w:szCs w:val="24"/>
        </w:rPr>
        <w:t xml:space="preserve"> = 0.63 (Figure 3A).</w:t>
      </w:r>
    </w:p>
    <w:p w14:paraId="43FDA33E" w14:textId="41C66E6B" w:rsidR="00AE5D43" w:rsidRPr="0050633B" w:rsidRDefault="00AE5D43" w:rsidP="00AE5D43">
      <w:pPr>
        <w:ind w:firstLine="720"/>
        <w:rPr>
          <w:rFonts w:ascii="Times New Roman" w:hAnsi="Times New Roman" w:cs="Times New Roman"/>
          <w:sz w:val="24"/>
          <w:szCs w:val="24"/>
        </w:rPr>
      </w:pPr>
      <w:r w:rsidRPr="0050633B">
        <w:rPr>
          <w:rFonts w:ascii="Times New Roman" w:hAnsi="Times New Roman" w:cs="Times New Roman"/>
          <w:b/>
          <w:bCs/>
          <w:sz w:val="24"/>
          <w:szCs w:val="24"/>
        </w:rPr>
        <w:t>Source memory</w:t>
      </w:r>
      <w:r w:rsidR="00786B18">
        <w:rPr>
          <w:rFonts w:ascii="Times New Roman" w:hAnsi="Times New Roman" w:cs="Times New Roman"/>
          <w:b/>
          <w:bCs/>
          <w:sz w:val="24"/>
          <w:szCs w:val="24"/>
        </w:rPr>
        <w:t xml:space="preserve"> and boundary</w:t>
      </w:r>
      <w:r w:rsidRPr="0050633B">
        <w:rPr>
          <w:rFonts w:ascii="Times New Roman" w:hAnsi="Times New Roman" w:cs="Times New Roman"/>
          <w:b/>
          <w:bCs/>
          <w:sz w:val="24"/>
          <w:szCs w:val="24"/>
        </w:rPr>
        <w:t xml:space="preserve">. </w:t>
      </w:r>
      <w:r w:rsidRPr="0050633B">
        <w:rPr>
          <w:rFonts w:ascii="Times New Roman" w:hAnsi="Times New Roman" w:cs="Times New Roman"/>
          <w:sz w:val="24"/>
          <w:szCs w:val="24"/>
        </w:rPr>
        <w:t xml:space="preserve">There was a significant main effect of source memory, </w:t>
      </w:r>
      <w:r w:rsidRPr="0050633B">
        <w:rPr>
          <w:rFonts w:ascii="Times New Roman" w:hAnsi="Times New Roman" w:cs="Times New Roman"/>
          <w:i/>
          <w:sz w:val="24"/>
          <w:szCs w:val="24"/>
        </w:rPr>
        <w:t>F</w:t>
      </w:r>
      <w:r w:rsidRPr="0050633B">
        <w:rPr>
          <w:rFonts w:ascii="Times New Roman" w:hAnsi="Times New Roman" w:cs="Times New Roman"/>
          <w:sz w:val="24"/>
          <w:szCs w:val="24"/>
        </w:rPr>
        <w:t xml:space="preserve">(2, 76) = 8.96, </w:t>
      </w:r>
      <w:r w:rsidRPr="0050633B">
        <w:rPr>
          <w:rFonts w:ascii="Times New Roman" w:hAnsi="Times New Roman" w:cs="Times New Roman"/>
          <w:i/>
          <w:sz w:val="24"/>
          <w:szCs w:val="24"/>
        </w:rPr>
        <w:t>p</w:t>
      </w:r>
      <w:r w:rsidRPr="0050633B">
        <w:rPr>
          <w:rFonts w:ascii="Times New Roman" w:hAnsi="Times New Roman" w:cs="Times New Roman"/>
          <w:sz w:val="24"/>
          <w:szCs w:val="24"/>
        </w:rPr>
        <w:t xml:space="preserve"> &lt; .001, partial η² = 0.19. Accuracy increased with the number of location images correctly remembered for the tested pairs. The main effect of boundary was not significant, </w:t>
      </w:r>
      <w:r w:rsidRPr="0050633B">
        <w:rPr>
          <w:rFonts w:ascii="Times New Roman" w:hAnsi="Times New Roman" w:cs="Times New Roman"/>
          <w:i/>
          <w:sz w:val="24"/>
          <w:szCs w:val="24"/>
        </w:rPr>
        <w:t>F</w:t>
      </w:r>
      <w:r w:rsidRPr="0050633B">
        <w:rPr>
          <w:rFonts w:ascii="Times New Roman" w:hAnsi="Times New Roman" w:cs="Times New Roman"/>
          <w:sz w:val="24"/>
          <w:szCs w:val="24"/>
        </w:rPr>
        <w:t xml:space="preserve">(1, 76) = 1.58, </w:t>
      </w:r>
      <w:r w:rsidRPr="0050633B">
        <w:rPr>
          <w:rFonts w:ascii="Times New Roman" w:hAnsi="Times New Roman" w:cs="Times New Roman"/>
          <w:i/>
          <w:sz w:val="24"/>
          <w:szCs w:val="24"/>
        </w:rPr>
        <w:t>p</w:t>
      </w:r>
      <w:r w:rsidRPr="0050633B">
        <w:rPr>
          <w:rFonts w:ascii="Times New Roman" w:hAnsi="Times New Roman" w:cs="Times New Roman"/>
          <w:sz w:val="24"/>
          <w:szCs w:val="24"/>
        </w:rPr>
        <w:t xml:space="preserve"> = .21, partial η² = 0.02, nor was the boundary </w:t>
      </w:r>
      <w:r w:rsidR="00D769E4">
        <w:rPr>
          <w:rFonts w:ascii="Times New Roman" w:hAnsi="Times New Roman" w:cs="Times New Roman"/>
          <w:sz w:val="24"/>
          <w:szCs w:val="24"/>
        </w:rPr>
        <w:t>x</w:t>
      </w:r>
      <w:r w:rsidRPr="0050633B">
        <w:rPr>
          <w:rFonts w:ascii="Times New Roman" w:hAnsi="Times New Roman" w:cs="Times New Roman"/>
          <w:sz w:val="24"/>
          <w:szCs w:val="24"/>
        </w:rPr>
        <w:t xml:space="preserve"> source memory interaction, </w:t>
      </w:r>
      <w:r w:rsidRPr="0050633B">
        <w:rPr>
          <w:rFonts w:ascii="Times New Roman" w:hAnsi="Times New Roman" w:cs="Times New Roman"/>
          <w:i/>
          <w:sz w:val="24"/>
          <w:szCs w:val="24"/>
        </w:rPr>
        <w:t>F</w:t>
      </w:r>
      <w:r w:rsidRPr="0050633B">
        <w:rPr>
          <w:rFonts w:ascii="Times New Roman" w:hAnsi="Times New Roman" w:cs="Times New Roman"/>
          <w:sz w:val="24"/>
          <w:szCs w:val="24"/>
        </w:rPr>
        <w:t xml:space="preserve">(2, 76) = 0.01, </w:t>
      </w:r>
      <w:r w:rsidRPr="0050633B">
        <w:rPr>
          <w:rFonts w:ascii="Times New Roman" w:hAnsi="Times New Roman" w:cs="Times New Roman"/>
          <w:i/>
          <w:sz w:val="24"/>
          <w:szCs w:val="24"/>
        </w:rPr>
        <w:t>p</w:t>
      </w:r>
      <w:r w:rsidRPr="0050633B">
        <w:rPr>
          <w:rFonts w:ascii="Times New Roman" w:hAnsi="Times New Roman" w:cs="Times New Roman"/>
          <w:sz w:val="24"/>
          <w:szCs w:val="24"/>
        </w:rPr>
        <w:t xml:space="preserve"> &gt; .05, partial η² &lt; 0.001 (Figure 4A).</w:t>
      </w:r>
    </w:p>
    <w:p w14:paraId="746C5823" w14:textId="77777777" w:rsidR="00AE5D43" w:rsidRPr="0050633B" w:rsidRDefault="00AE5D43" w:rsidP="00AE5D43">
      <w:pPr>
        <w:rPr>
          <w:rFonts w:ascii="Times New Roman" w:hAnsi="Times New Roman" w:cs="Times New Roman"/>
          <w:sz w:val="24"/>
          <w:szCs w:val="24"/>
        </w:rPr>
      </w:pPr>
    </w:p>
    <w:p w14:paraId="7B7E3604" w14:textId="77777777" w:rsidR="00AE5D43" w:rsidRDefault="00AE5D43" w:rsidP="00AE5D43">
      <w:pPr>
        <w:rPr>
          <w:rFonts w:ascii="Times New Roman" w:hAnsi="Times New Roman" w:cs="Times New Roman"/>
          <w:b/>
          <w:sz w:val="24"/>
          <w:szCs w:val="24"/>
        </w:rPr>
      </w:pPr>
      <w:r w:rsidRPr="0050633B">
        <w:rPr>
          <w:rFonts w:ascii="Times New Roman" w:hAnsi="Times New Roman" w:cs="Times New Roman"/>
          <w:b/>
          <w:sz w:val="24"/>
          <w:szCs w:val="24"/>
        </w:rPr>
        <w:t>Temporal distance judgements</w:t>
      </w:r>
    </w:p>
    <w:p w14:paraId="31E6B6FA" w14:textId="77777777" w:rsidR="00786B18" w:rsidRPr="0050633B" w:rsidRDefault="00786B18" w:rsidP="00AE5D43">
      <w:pPr>
        <w:rPr>
          <w:rFonts w:ascii="Times New Roman" w:hAnsi="Times New Roman" w:cs="Times New Roman"/>
          <w:sz w:val="24"/>
          <w:szCs w:val="24"/>
        </w:rPr>
      </w:pPr>
    </w:p>
    <w:p w14:paraId="33EB28AC" w14:textId="619201EA" w:rsidR="00AE5D43" w:rsidRPr="0050633B" w:rsidRDefault="00786B18" w:rsidP="00AE5D43">
      <w:pPr>
        <w:rPr>
          <w:rFonts w:ascii="Times New Roman" w:hAnsi="Times New Roman" w:cs="Times New Roman"/>
          <w:sz w:val="24"/>
          <w:szCs w:val="24"/>
        </w:rPr>
      </w:pPr>
      <w:r w:rsidRPr="00786B18">
        <w:rPr>
          <w:rFonts w:ascii="Times New Roman" w:hAnsi="Times New Roman" w:cs="Times New Roman"/>
          <w:b/>
          <w:bCs/>
          <w:sz w:val="24"/>
          <w:szCs w:val="24"/>
        </w:rPr>
        <w:t xml:space="preserve">Boundary and </w:t>
      </w:r>
      <w:r>
        <w:rPr>
          <w:rFonts w:ascii="Times New Roman" w:hAnsi="Times New Roman" w:cs="Times New Roman"/>
          <w:b/>
          <w:bCs/>
          <w:sz w:val="24"/>
          <w:szCs w:val="24"/>
        </w:rPr>
        <w:t>c</w:t>
      </w:r>
      <w:r w:rsidRPr="00786B18">
        <w:rPr>
          <w:rFonts w:ascii="Times New Roman" w:hAnsi="Times New Roman" w:cs="Times New Roman"/>
          <w:b/>
          <w:bCs/>
          <w:sz w:val="24"/>
          <w:szCs w:val="24"/>
        </w:rPr>
        <w:t>ontext.</w:t>
      </w:r>
      <w:r>
        <w:rPr>
          <w:rFonts w:ascii="Times New Roman" w:hAnsi="Times New Roman" w:cs="Times New Roman"/>
          <w:sz w:val="24"/>
          <w:szCs w:val="24"/>
        </w:rPr>
        <w:t xml:space="preserve"> </w:t>
      </w:r>
      <w:r w:rsidR="00AE5D43" w:rsidRPr="0050633B">
        <w:rPr>
          <w:rFonts w:ascii="Times New Roman" w:hAnsi="Times New Roman" w:cs="Times New Roman"/>
          <w:sz w:val="24"/>
          <w:szCs w:val="24"/>
        </w:rPr>
        <w:t xml:space="preserve">The analysis revealed a significant main effect of boundary, </w:t>
      </w:r>
      <w:r w:rsidR="00AE5D43" w:rsidRPr="0050633B">
        <w:rPr>
          <w:rFonts w:ascii="Times New Roman" w:hAnsi="Times New Roman" w:cs="Times New Roman"/>
          <w:i/>
          <w:sz w:val="24"/>
          <w:szCs w:val="24"/>
        </w:rPr>
        <w:t>F</w:t>
      </w:r>
      <w:r w:rsidR="00AE5D43" w:rsidRPr="0050633B">
        <w:rPr>
          <w:rFonts w:ascii="Times New Roman" w:hAnsi="Times New Roman" w:cs="Times New Roman"/>
          <w:sz w:val="24"/>
          <w:szCs w:val="24"/>
        </w:rPr>
        <w:t xml:space="preserve">(1, 45) = 138.15, </w:t>
      </w:r>
      <w:r w:rsidR="00AE5D43" w:rsidRPr="0050633B">
        <w:rPr>
          <w:rFonts w:ascii="Times New Roman" w:hAnsi="Times New Roman" w:cs="Times New Roman"/>
          <w:i/>
          <w:sz w:val="24"/>
          <w:szCs w:val="24"/>
        </w:rPr>
        <w:t>p</w:t>
      </w:r>
      <w:r w:rsidR="00AE5D43" w:rsidRPr="0050633B">
        <w:rPr>
          <w:rFonts w:ascii="Times New Roman" w:hAnsi="Times New Roman" w:cs="Times New Roman"/>
          <w:sz w:val="24"/>
          <w:szCs w:val="24"/>
        </w:rPr>
        <w:t xml:space="preserve"> &lt; .001, partial η² = 0.75</w:t>
      </w:r>
      <w:r w:rsidR="00D769E4">
        <w:rPr>
          <w:rFonts w:ascii="Times New Roman" w:hAnsi="Times New Roman" w:cs="Times New Roman"/>
          <w:sz w:val="24"/>
          <w:szCs w:val="24"/>
        </w:rPr>
        <w:t xml:space="preserve">. </w:t>
      </w:r>
      <w:r w:rsidR="00AE5D43" w:rsidRPr="0050633B">
        <w:rPr>
          <w:rFonts w:ascii="Times New Roman" w:hAnsi="Times New Roman" w:cs="Times New Roman"/>
          <w:sz w:val="24"/>
          <w:szCs w:val="24"/>
        </w:rPr>
        <w:t xml:space="preserve">There was also a significant main effect of context, </w:t>
      </w:r>
      <w:r w:rsidR="00AE5D43" w:rsidRPr="0050633B">
        <w:rPr>
          <w:rFonts w:ascii="Times New Roman" w:hAnsi="Times New Roman" w:cs="Times New Roman"/>
          <w:i/>
          <w:sz w:val="24"/>
          <w:szCs w:val="24"/>
        </w:rPr>
        <w:t>F</w:t>
      </w:r>
      <w:r w:rsidR="00AE5D43" w:rsidRPr="0050633B">
        <w:rPr>
          <w:rFonts w:ascii="Times New Roman" w:hAnsi="Times New Roman" w:cs="Times New Roman"/>
          <w:sz w:val="24"/>
          <w:szCs w:val="24"/>
        </w:rPr>
        <w:t xml:space="preserve">(1, 45) = 9.30, </w:t>
      </w:r>
      <w:r w:rsidR="00AE5D43" w:rsidRPr="0050633B">
        <w:rPr>
          <w:rFonts w:ascii="Times New Roman" w:hAnsi="Times New Roman" w:cs="Times New Roman"/>
          <w:i/>
          <w:sz w:val="24"/>
          <w:szCs w:val="24"/>
        </w:rPr>
        <w:t>p</w:t>
      </w:r>
      <w:r w:rsidR="00AE5D43" w:rsidRPr="0050633B">
        <w:rPr>
          <w:rFonts w:ascii="Times New Roman" w:hAnsi="Times New Roman" w:cs="Times New Roman"/>
          <w:sz w:val="24"/>
          <w:szCs w:val="24"/>
        </w:rPr>
        <w:t xml:space="preserve"> = .002, partial η² = 0.11</w:t>
      </w:r>
      <w:r w:rsidR="00D769E4">
        <w:rPr>
          <w:rFonts w:ascii="Times New Roman" w:hAnsi="Times New Roman" w:cs="Times New Roman"/>
          <w:sz w:val="24"/>
          <w:szCs w:val="24"/>
        </w:rPr>
        <w:t>.</w:t>
      </w:r>
      <w:r w:rsidR="00AE5D43" w:rsidRPr="0050633B">
        <w:rPr>
          <w:rFonts w:ascii="Times New Roman" w:hAnsi="Times New Roman" w:cs="Times New Roman"/>
          <w:sz w:val="24"/>
          <w:szCs w:val="24"/>
        </w:rPr>
        <w:t xml:space="preserve"> The boundary </w:t>
      </w:r>
      <w:r w:rsidR="00830CD8">
        <w:rPr>
          <w:rFonts w:ascii="Times New Roman" w:hAnsi="Times New Roman" w:cs="Times New Roman"/>
          <w:sz w:val="24"/>
          <w:szCs w:val="24"/>
        </w:rPr>
        <w:t>x</w:t>
      </w:r>
      <w:r w:rsidR="00AE5D43" w:rsidRPr="0050633B">
        <w:rPr>
          <w:rFonts w:ascii="Times New Roman" w:hAnsi="Times New Roman" w:cs="Times New Roman"/>
          <w:sz w:val="24"/>
          <w:szCs w:val="24"/>
        </w:rPr>
        <w:t xml:space="preserve"> context interaction was not significant, </w:t>
      </w:r>
      <w:r w:rsidR="00AE5D43" w:rsidRPr="0050633B">
        <w:rPr>
          <w:rFonts w:ascii="Times New Roman" w:hAnsi="Times New Roman" w:cs="Times New Roman"/>
          <w:i/>
          <w:sz w:val="24"/>
          <w:szCs w:val="24"/>
        </w:rPr>
        <w:t>F</w:t>
      </w:r>
      <w:r w:rsidR="00AE5D43" w:rsidRPr="0050633B">
        <w:rPr>
          <w:rFonts w:ascii="Times New Roman" w:hAnsi="Times New Roman" w:cs="Times New Roman"/>
          <w:sz w:val="24"/>
          <w:szCs w:val="24"/>
        </w:rPr>
        <w:t xml:space="preserve">(1, 45) = 1.55, </w:t>
      </w:r>
      <w:r w:rsidR="00AE5D43" w:rsidRPr="0050633B">
        <w:rPr>
          <w:rFonts w:ascii="Times New Roman" w:hAnsi="Times New Roman" w:cs="Times New Roman"/>
          <w:i/>
          <w:sz w:val="24"/>
          <w:szCs w:val="24"/>
        </w:rPr>
        <w:t>p</w:t>
      </w:r>
      <w:r w:rsidR="00AE5D43" w:rsidRPr="0050633B">
        <w:rPr>
          <w:rFonts w:ascii="Times New Roman" w:hAnsi="Times New Roman" w:cs="Times New Roman"/>
          <w:sz w:val="24"/>
          <w:szCs w:val="24"/>
        </w:rPr>
        <w:t xml:space="preserve"> &gt; .05, partial η² = 0.03 (Figure 3B).</w:t>
      </w:r>
    </w:p>
    <w:p w14:paraId="5F8413A4" w14:textId="3C8FF23F" w:rsidR="00AE5D43" w:rsidRDefault="001B6AFB" w:rsidP="00AE5D43">
      <w:pPr>
        <w:ind w:firstLine="720"/>
        <w:rPr>
          <w:rFonts w:ascii="Times New Roman" w:hAnsi="Times New Roman" w:cs="Times New Roman"/>
          <w:sz w:val="24"/>
          <w:szCs w:val="24"/>
        </w:rPr>
      </w:pPr>
      <w:r w:rsidRPr="00375EBF">
        <w:rPr>
          <w:rFonts w:ascii="Times New Roman" w:hAnsi="Times New Roman" w:cs="Times New Roman"/>
          <w:b/>
          <w:bCs/>
          <w:sz w:val="24"/>
          <w:szCs w:val="24"/>
        </w:rPr>
        <w:t>Source memory and boundary</w:t>
      </w:r>
      <w:r w:rsidR="00AE5D43" w:rsidRPr="00375EBF">
        <w:rPr>
          <w:rFonts w:ascii="Times New Roman" w:hAnsi="Times New Roman" w:cs="Times New Roman"/>
          <w:b/>
          <w:bCs/>
          <w:sz w:val="24"/>
          <w:szCs w:val="24"/>
        </w:rPr>
        <w:t xml:space="preserve">. </w:t>
      </w:r>
      <w:r w:rsidR="00AE5D43" w:rsidRPr="00375EBF">
        <w:rPr>
          <w:rFonts w:ascii="Times New Roman" w:hAnsi="Times New Roman" w:cs="Times New Roman"/>
          <w:sz w:val="24"/>
          <w:szCs w:val="24"/>
        </w:rPr>
        <w:t xml:space="preserve">The analysis revealed a significant main effect of boundary, </w:t>
      </w:r>
      <w:r w:rsidR="00AE5D43" w:rsidRPr="00375EBF">
        <w:rPr>
          <w:rFonts w:ascii="Times New Roman" w:hAnsi="Times New Roman" w:cs="Times New Roman"/>
          <w:i/>
          <w:sz w:val="24"/>
          <w:szCs w:val="24"/>
        </w:rPr>
        <w:t>F</w:t>
      </w:r>
      <w:r w:rsidR="00AE5D43" w:rsidRPr="00375EBF">
        <w:rPr>
          <w:rFonts w:ascii="Times New Roman" w:hAnsi="Times New Roman" w:cs="Times New Roman"/>
          <w:sz w:val="24"/>
          <w:szCs w:val="24"/>
        </w:rPr>
        <w:t xml:space="preserve">(1, 58.81) = 6.88, </w:t>
      </w:r>
      <w:r w:rsidR="00AE5D43" w:rsidRPr="00375EBF">
        <w:rPr>
          <w:rFonts w:ascii="Times New Roman" w:hAnsi="Times New Roman" w:cs="Times New Roman"/>
          <w:i/>
          <w:sz w:val="24"/>
          <w:szCs w:val="24"/>
        </w:rPr>
        <w:t>p</w:t>
      </w:r>
      <w:r w:rsidR="00AE5D43" w:rsidRPr="00375EBF">
        <w:rPr>
          <w:rFonts w:ascii="Times New Roman" w:hAnsi="Times New Roman" w:cs="Times New Roman"/>
          <w:sz w:val="24"/>
          <w:szCs w:val="24"/>
        </w:rPr>
        <w:t xml:space="preserve"> = .01, partial η² = 0.10, replicating the effect reported above. The main effect of source memory did not reach significance, </w:t>
      </w:r>
      <w:r w:rsidR="00AE5D43" w:rsidRPr="00375EBF">
        <w:rPr>
          <w:rFonts w:ascii="Times New Roman" w:hAnsi="Times New Roman" w:cs="Times New Roman"/>
          <w:i/>
          <w:sz w:val="24"/>
          <w:szCs w:val="24"/>
        </w:rPr>
        <w:t>F</w:t>
      </w:r>
      <w:r w:rsidR="00AE5D43" w:rsidRPr="00375EBF">
        <w:rPr>
          <w:rFonts w:ascii="Times New Roman" w:hAnsi="Times New Roman" w:cs="Times New Roman"/>
          <w:sz w:val="24"/>
          <w:szCs w:val="24"/>
        </w:rPr>
        <w:t xml:space="preserve">(2, 62.17) = 2.33, </w:t>
      </w:r>
      <w:r w:rsidR="00AE5D43" w:rsidRPr="00375EBF">
        <w:rPr>
          <w:rFonts w:ascii="Times New Roman" w:hAnsi="Times New Roman" w:cs="Times New Roman"/>
          <w:i/>
          <w:sz w:val="24"/>
          <w:szCs w:val="24"/>
        </w:rPr>
        <w:t>p</w:t>
      </w:r>
      <w:r w:rsidR="00AE5D43" w:rsidRPr="00375EBF">
        <w:rPr>
          <w:rFonts w:ascii="Times New Roman" w:hAnsi="Times New Roman" w:cs="Times New Roman"/>
          <w:sz w:val="24"/>
          <w:szCs w:val="24"/>
        </w:rPr>
        <w:t xml:space="preserve"> &gt; .05, partial η² = 0.07. The boundary x source memory interaction was also not significant, </w:t>
      </w:r>
      <w:r w:rsidR="00AE5D43" w:rsidRPr="00375EBF">
        <w:rPr>
          <w:rFonts w:ascii="Times New Roman" w:hAnsi="Times New Roman" w:cs="Times New Roman"/>
          <w:i/>
          <w:sz w:val="24"/>
          <w:szCs w:val="24"/>
        </w:rPr>
        <w:t>F</w:t>
      </w:r>
      <w:r w:rsidR="00AE5D43" w:rsidRPr="00375EBF">
        <w:rPr>
          <w:rFonts w:ascii="Times New Roman" w:hAnsi="Times New Roman" w:cs="Times New Roman"/>
          <w:sz w:val="24"/>
          <w:szCs w:val="24"/>
        </w:rPr>
        <w:t xml:space="preserve">(2, 58.65) = 2.47, </w:t>
      </w:r>
      <w:r w:rsidR="00AE5D43" w:rsidRPr="00375EBF">
        <w:rPr>
          <w:rFonts w:ascii="Times New Roman" w:hAnsi="Times New Roman" w:cs="Times New Roman"/>
          <w:i/>
          <w:sz w:val="24"/>
          <w:szCs w:val="24"/>
        </w:rPr>
        <w:t>p</w:t>
      </w:r>
      <w:r w:rsidR="00AE5D43" w:rsidRPr="00375EBF">
        <w:rPr>
          <w:rFonts w:ascii="Times New Roman" w:hAnsi="Times New Roman" w:cs="Times New Roman"/>
          <w:sz w:val="24"/>
          <w:szCs w:val="24"/>
        </w:rPr>
        <w:t xml:space="preserve"> &gt; .05, partial η² = 0.08 (Figure 4B).</w:t>
      </w:r>
    </w:p>
    <w:p w14:paraId="0700F1EE" w14:textId="4E396F69" w:rsidR="00124B33" w:rsidRDefault="00830CD8">
      <w:pPr>
        <w:spacing w:after="160" w:line="278" w:lineRule="auto"/>
        <w:rPr>
          <w:rFonts w:ascii="Times New Roman" w:hAnsi="Times New Roman" w:cs="Times New Roman"/>
          <w:sz w:val="24"/>
          <w:szCs w:val="24"/>
          <w:lang w:eastAsia="zh-CN"/>
        </w:rPr>
      </w:pPr>
      <w:r>
        <w:rPr>
          <w:rFonts w:ascii="Times New Roman" w:hAnsi="Times New Roman" w:cs="Times New Roman"/>
          <w:b/>
          <w:bCs/>
          <w:sz w:val="24"/>
          <w:szCs w:val="24"/>
        </w:rPr>
        <w:tab/>
      </w:r>
      <w:r w:rsidRPr="00830CD8">
        <w:rPr>
          <w:rFonts w:ascii="Times New Roman" w:hAnsi="Times New Roman" w:cs="Times New Roman"/>
          <w:b/>
          <w:bCs/>
          <w:sz w:val="24"/>
          <w:szCs w:val="24"/>
        </w:rPr>
        <w:t xml:space="preserve">Objective distance. </w:t>
      </w:r>
      <w:r w:rsidRPr="00830CD8">
        <w:rPr>
          <w:rFonts w:ascii="Times New Roman" w:hAnsi="Times New Roman" w:cs="Times New Roman"/>
          <w:sz w:val="24"/>
          <w:szCs w:val="24"/>
        </w:rPr>
        <w:t xml:space="preserve">Consistent with our other analyses, the model revealed a significant main effect of boundary, </w:t>
      </w:r>
      <w:r w:rsidRPr="00830CD8">
        <w:rPr>
          <w:rFonts w:ascii="Times New Roman" w:hAnsi="Times New Roman" w:cs="Times New Roman"/>
          <w:i/>
          <w:iCs/>
          <w:sz w:val="24"/>
          <w:szCs w:val="24"/>
        </w:rPr>
        <w:t>F</w:t>
      </w:r>
      <w:r w:rsidRPr="00830CD8">
        <w:rPr>
          <w:rFonts w:ascii="Times New Roman" w:hAnsi="Times New Roman" w:cs="Times New Roman"/>
          <w:sz w:val="24"/>
          <w:szCs w:val="24"/>
        </w:rPr>
        <w:t xml:space="preserve">(1, 135) = 41.41, </w:t>
      </w:r>
      <w:r w:rsidRPr="00830CD8">
        <w:rPr>
          <w:rFonts w:ascii="Times New Roman" w:hAnsi="Times New Roman" w:cs="Times New Roman"/>
          <w:i/>
          <w:iCs/>
          <w:sz w:val="24"/>
          <w:szCs w:val="24"/>
        </w:rPr>
        <w:t>p</w:t>
      </w:r>
      <w:r w:rsidRPr="00830CD8">
        <w:rPr>
          <w:rFonts w:ascii="Times New Roman" w:hAnsi="Times New Roman" w:cs="Times New Roman"/>
          <w:sz w:val="24"/>
          <w:szCs w:val="24"/>
        </w:rPr>
        <w:t xml:space="preserve"> &lt; .001, a significant main effect of context, </w:t>
      </w:r>
      <w:r w:rsidRPr="00830CD8">
        <w:rPr>
          <w:rFonts w:ascii="Times New Roman" w:hAnsi="Times New Roman" w:cs="Times New Roman"/>
          <w:i/>
          <w:iCs/>
          <w:sz w:val="24"/>
          <w:szCs w:val="24"/>
        </w:rPr>
        <w:t>F</w:t>
      </w:r>
      <w:r w:rsidRPr="00830CD8">
        <w:rPr>
          <w:rFonts w:ascii="Times New Roman" w:hAnsi="Times New Roman" w:cs="Times New Roman"/>
          <w:sz w:val="24"/>
          <w:szCs w:val="24"/>
        </w:rPr>
        <w:t xml:space="preserve">(1, 45) = 8.94, </w:t>
      </w:r>
      <w:r w:rsidRPr="00830CD8">
        <w:rPr>
          <w:rFonts w:ascii="Times New Roman" w:hAnsi="Times New Roman" w:cs="Times New Roman"/>
          <w:i/>
          <w:iCs/>
          <w:sz w:val="24"/>
          <w:szCs w:val="24"/>
        </w:rPr>
        <w:t>p</w:t>
      </w:r>
      <w:r w:rsidRPr="00830CD8">
        <w:rPr>
          <w:rFonts w:ascii="Times New Roman" w:hAnsi="Times New Roman" w:cs="Times New Roman"/>
          <w:sz w:val="24"/>
          <w:szCs w:val="24"/>
        </w:rPr>
        <w:t xml:space="preserve"> = .0045, and a </w:t>
      </w:r>
      <w:r>
        <w:rPr>
          <w:rFonts w:ascii="Times New Roman" w:hAnsi="Times New Roman" w:cs="Times New Roman"/>
          <w:sz w:val="24"/>
          <w:szCs w:val="24"/>
        </w:rPr>
        <w:t>non-s</w:t>
      </w:r>
      <w:r w:rsidRPr="00830CD8">
        <w:rPr>
          <w:rFonts w:ascii="Times New Roman" w:hAnsi="Times New Roman" w:cs="Times New Roman"/>
          <w:sz w:val="24"/>
          <w:szCs w:val="24"/>
        </w:rPr>
        <w:t xml:space="preserve">ignificant boundary by context interaction, </w:t>
      </w:r>
      <w:r w:rsidRPr="00830CD8">
        <w:rPr>
          <w:rFonts w:ascii="Times New Roman" w:hAnsi="Times New Roman" w:cs="Times New Roman"/>
          <w:i/>
          <w:iCs/>
          <w:sz w:val="24"/>
          <w:szCs w:val="24"/>
        </w:rPr>
        <w:t>F</w:t>
      </w:r>
      <w:r w:rsidRPr="00830CD8">
        <w:rPr>
          <w:rFonts w:ascii="Times New Roman" w:hAnsi="Times New Roman" w:cs="Times New Roman"/>
          <w:sz w:val="24"/>
          <w:szCs w:val="24"/>
        </w:rPr>
        <w:t xml:space="preserve">(1, 135) = 10.88, </w:t>
      </w:r>
      <w:r w:rsidRPr="00830CD8">
        <w:rPr>
          <w:rFonts w:ascii="Times New Roman" w:hAnsi="Times New Roman" w:cs="Times New Roman"/>
          <w:i/>
          <w:iCs/>
          <w:sz w:val="24"/>
          <w:szCs w:val="24"/>
        </w:rPr>
        <w:t xml:space="preserve">p </w:t>
      </w:r>
      <w:r>
        <w:rPr>
          <w:rFonts w:ascii="Times New Roman" w:hAnsi="Times New Roman" w:cs="Times New Roman"/>
          <w:sz w:val="24"/>
          <w:szCs w:val="24"/>
        </w:rPr>
        <w:t>&gt;</w:t>
      </w:r>
      <w:r w:rsidRPr="00830CD8">
        <w:rPr>
          <w:rFonts w:ascii="Times New Roman" w:hAnsi="Times New Roman" w:cs="Times New Roman"/>
          <w:sz w:val="24"/>
          <w:szCs w:val="24"/>
        </w:rPr>
        <w:t xml:space="preserve"> .0</w:t>
      </w:r>
      <w:r>
        <w:rPr>
          <w:rFonts w:ascii="Times New Roman" w:hAnsi="Times New Roman" w:cs="Times New Roman"/>
          <w:sz w:val="24"/>
          <w:szCs w:val="24"/>
        </w:rPr>
        <w:t>5</w:t>
      </w:r>
      <w:r w:rsidRPr="00830CD8">
        <w:rPr>
          <w:rFonts w:ascii="Times New Roman" w:hAnsi="Times New Roman" w:cs="Times New Roman"/>
          <w:sz w:val="24"/>
          <w:szCs w:val="24"/>
        </w:rPr>
        <w:t xml:space="preserve">. In contrast, there was no main effect of objective distance, </w:t>
      </w:r>
      <w:r w:rsidRPr="00830CD8">
        <w:rPr>
          <w:rFonts w:ascii="Times New Roman" w:hAnsi="Times New Roman" w:cs="Times New Roman"/>
          <w:i/>
          <w:iCs/>
          <w:sz w:val="24"/>
          <w:szCs w:val="24"/>
        </w:rPr>
        <w:t>F</w:t>
      </w:r>
      <w:r w:rsidRPr="00830CD8">
        <w:rPr>
          <w:rFonts w:ascii="Times New Roman" w:hAnsi="Times New Roman" w:cs="Times New Roman"/>
          <w:sz w:val="24"/>
          <w:szCs w:val="24"/>
        </w:rPr>
        <w:t xml:space="preserve">(1, 135) = 0.05, </w:t>
      </w:r>
      <w:r w:rsidRPr="00A27D34">
        <w:rPr>
          <w:rFonts w:ascii="Times New Roman" w:hAnsi="Times New Roman" w:cs="Times New Roman"/>
          <w:i/>
          <w:iCs/>
          <w:sz w:val="24"/>
          <w:szCs w:val="24"/>
        </w:rPr>
        <w:t xml:space="preserve">p </w:t>
      </w:r>
      <w:r>
        <w:rPr>
          <w:rFonts w:ascii="Times New Roman" w:hAnsi="Times New Roman" w:cs="Times New Roman"/>
          <w:sz w:val="24"/>
          <w:szCs w:val="24"/>
        </w:rPr>
        <w:t>&gt;</w:t>
      </w:r>
      <w:r w:rsidRPr="00830CD8">
        <w:rPr>
          <w:rFonts w:ascii="Times New Roman" w:hAnsi="Times New Roman" w:cs="Times New Roman"/>
          <w:sz w:val="24"/>
          <w:szCs w:val="24"/>
        </w:rPr>
        <w:t xml:space="preserve"> .0</w:t>
      </w:r>
      <w:r>
        <w:rPr>
          <w:rFonts w:ascii="Times New Roman" w:hAnsi="Times New Roman" w:cs="Times New Roman"/>
          <w:sz w:val="24"/>
          <w:szCs w:val="24"/>
        </w:rPr>
        <w:t>5,</w:t>
      </w:r>
      <w:r w:rsidRPr="00830CD8">
        <w:rPr>
          <w:rFonts w:ascii="Times New Roman" w:hAnsi="Times New Roman" w:cs="Times New Roman"/>
          <w:sz w:val="24"/>
          <w:szCs w:val="24"/>
        </w:rPr>
        <w:t xml:space="preserve"> and objective distance did not interact with boundary or context (all ps ≥ .18). The three-way interaction among boundary, context, and objective distance was also not significant, </w:t>
      </w:r>
      <w:r w:rsidRPr="00830CD8">
        <w:rPr>
          <w:rFonts w:ascii="Times New Roman" w:hAnsi="Times New Roman" w:cs="Times New Roman"/>
          <w:i/>
          <w:iCs/>
          <w:sz w:val="24"/>
          <w:szCs w:val="24"/>
        </w:rPr>
        <w:t>F</w:t>
      </w:r>
      <w:r w:rsidRPr="00830CD8">
        <w:rPr>
          <w:rFonts w:ascii="Times New Roman" w:hAnsi="Times New Roman" w:cs="Times New Roman"/>
          <w:sz w:val="24"/>
          <w:szCs w:val="24"/>
        </w:rPr>
        <w:t xml:space="preserve">(1, 135) = 0.34, </w:t>
      </w:r>
      <w:r w:rsidRPr="00A27D34">
        <w:rPr>
          <w:rFonts w:ascii="Times New Roman" w:hAnsi="Times New Roman" w:cs="Times New Roman"/>
          <w:i/>
          <w:iCs/>
          <w:sz w:val="24"/>
          <w:szCs w:val="24"/>
        </w:rPr>
        <w:t xml:space="preserve">p </w:t>
      </w:r>
      <w:r>
        <w:rPr>
          <w:rFonts w:ascii="Times New Roman" w:hAnsi="Times New Roman" w:cs="Times New Roman"/>
          <w:sz w:val="24"/>
          <w:szCs w:val="24"/>
        </w:rPr>
        <w:t>&gt;</w:t>
      </w:r>
      <w:r w:rsidRPr="00830CD8">
        <w:rPr>
          <w:rFonts w:ascii="Times New Roman" w:hAnsi="Times New Roman" w:cs="Times New Roman"/>
          <w:sz w:val="24"/>
          <w:szCs w:val="24"/>
        </w:rPr>
        <w:t xml:space="preserve"> .0</w:t>
      </w:r>
      <w:r>
        <w:rPr>
          <w:rFonts w:ascii="Times New Roman" w:hAnsi="Times New Roman" w:cs="Times New Roman"/>
          <w:sz w:val="24"/>
          <w:szCs w:val="24"/>
        </w:rPr>
        <w:t>5</w:t>
      </w:r>
      <w:r w:rsidRPr="00830CD8">
        <w:rPr>
          <w:rFonts w:ascii="Times New Roman" w:hAnsi="Times New Roman" w:cs="Times New Roman"/>
          <w:sz w:val="24"/>
          <w:szCs w:val="24"/>
        </w:rPr>
        <w:t xml:space="preserve">. </w:t>
      </w:r>
    </w:p>
    <w:p w14:paraId="6F80FE6B" w14:textId="77777777" w:rsidR="0088739C" w:rsidRDefault="0088739C">
      <w:pPr>
        <w:spacing w:after="160" w:line="278" w:lineRule="auto"/>
        <w:rPr>
          <w:rFonts w:ascii="Times New Roman" w:hAnsi="Times New Roman" w:cs="Times New Roman"/>
          <w:sz w:val="24"/>
          <w:szCs w:val="24"/>
          <w:lang w:eastAsia="zh-CN"/>
        </w:rPr>
      </w:pPr>
    </w:p>
    <w:p w14:paraId="58E73BD0" w14:textId="77777777" w:rsidR="0088739C" w:rsidRDefault="0088739C">
      <w:pPr>
        <w:spacing w:after="160" w:line="278" w:lineRule="auto"/>
        <w:rPr>
          <w:rFonts w:ascii="Times New Roman" w:hAnsi="Times New Roman" w:cs="Times New Roman"/>
          <w:sz w:val="24"/>
          <w:szCs w:val="24"/>
          <w:lang w:eastAsia="zh-CN"/>
        </w:rPr>
      </w:pPr>
    </w:p>
    <w:p w14:paraId="7BCEE070" w14:textId="77777777" w:rsidR="0088739C" w:rsidRDefault="0088739C">
      <w:pPr>
        <w:spacing w:after="160" w:line="278" w:lineRule="auto"/>
        <w:rPr>
          <w:rFonts w:ascii="Times New Roman" w:hAnsi="Times New Roman" w:cs="Times New Roman"/>
          <w:sz w:val="24"/>
          <w:szCs w:val="24"/>
          <w:lang w:eastAsia="zh-CN"/>
        </w:rPr>
      </w:pPr>
    </w:p>
    <w:p w14:paraId="70B26DAE" w14:textId="77777777" w:rsidR="0088739C" w:rsidRDefault="0088739C">
      <w:pPr>
        <w:spacing w:after="160" w:line="278" w:lineRule="auto"/>
        <w:rPr>
          <w:rFonts w:ascii="Times New Roman" w:hAnsi="Times New Roman" w:cs="Times New Roman"/>
          <w:sz w:val="24"/>
          <w:szCs w:val="24"/>
          <w:lang w:eastAsia="zh-CN"/>
        </w:rPr>
      </w:pPr>
    </w:p>
    <w:p w14:paraId="5C956AFB" w14:textId="77777777" w:rsidR="0088739C" w:rsidRDefault="0088739C">
      <w:pPr>
        <w:spacing w:after="160" w:line="278" w:lineRule="auto"/>
        <w:rPr>
          <w:rFonts w:ascii="Times New Roman" w:hAnsi="Times New Roman" w:cs="Times New Roman"/>
          <w:sz w:val="24"/>
          <w:szCs w:val="24"/>
          <w:lang w:eastAsia="zh-CN"/>
        </w:rPr>
      </w:pPr>
    </w:p>
    <w:p w14:paraId="7D56A6D1" w14:textId="712D96F8" w:rsidR="00090888" w:rsidRDefault="00090888">
      <w:pPr>
        <w:spacing w:after="160" w:line="278" w:lineRule="auto"/>
        <w:rPr>
          <w:iCs/>
          <w:lang w:eastAsia="zh-CN"/>
        </w:rPr>
      </w:pPr>
      <w:r>
        <w:rPr>
          <w:noProof/>
          <w:lang w:val="de-DE" w:eastAsia="de-DE" w:bidi="ar-SA"/>
          <w14:ligatures w14:val="standardContextual"/>
        </w:rPr>
        <w:lastRenderedPageBreak/>
        <mc:AlternateContent>
          <mc:Choice Requires="wps">
            <w:drawing>
              <wp:anchor distT="0" distB="0" distL="114300" distR="114300" simplePos="0" relativeHeight="251723776" behindDoc="0" locked="0" layoutInCell="1" allowOverlap="1" wp14:anchorId="3274EE23" wp14:editId="3606BF45">
                <wp:simplePos x="0" y="0"/>
                <wp:positionH relativeFrom="column">
                  <wp:posOffset>2874010</wp:posOffset>
                </wp:positionH>
                <wp:positionV relativeFrom="paragraph">
                  <wp:posOffset>127059</wp:posOffset>
                </wp:positionV>
                <wp:extent cx="283779" cy="274955"/>
                <wp:effectExtent l="0" t="0" r="0" b="0"/>
                <wp:wrapNone/>
                <wp:docPr id="1835202668" name="Text Box 3"/>
                <wp:cNvGraphicFramePr/>
                <a:graphic xmlns:a="http://schemas.openxmlformats.org/drawingml/2006/main">
                  <a:graphicData uri="http://schemas.microsoft.com/office/word/2010/wordprocessingShape">
                    <wps:wsp>
                      <wps:cNvSpPr txBox="1"/>
                      <wps:spPr>
                        <a:xfrm>
                          <a:off x="0" y="0"/>
                          <a:ext cx="283779" cy="27495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535090B" w14:textId="6CC8E5E8" w:rsidR="00090888" w:rsidRPr="00394CDE" w:rsidRDefault="00090888" w:rsidP="00090888">
                            <w:pPr>
                              <w:jc w:val="center"/>
                              <w:rPr>
                                <w:rFonts w:ascii="Times New Roman" w:hAnsi="Times New Roman" w:cs="Times New Roman"/>
                                <w:b/>
                                <w:bCs/>
                                <w:lang w:val="en-CA"/>
                              </w:rPr>
                            </w:pPr>
                            <w:r w:rsidRPr="00394CDE">
                              <w:rPr>
                                <w:rFonts w:ascii="Times New Roman" w:hAnsi="Times New Roman" w:cs="Times New Roman"/>
                                <w:b/>
                                <w:bCs/>
                                <w:lang w:val="en-CA"/>
                              </w:rPr>
                              <w:t>B</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274EE23" id="_x0000_t202" coordsize="21600,21600" o:spt="202" path="m,l,21600r21600,l21600,xe">
                <v:stroke joinstyle="miter"/>
                <v:path gradientshapeok="t" o:connecttype="rect"/>
              </v:shapetype>
              <v:shape id="Text Box 3" o:spid="_x0000_s1026" type="#_x0000_t202" style="position:absolute;margin-left:226.3pt;margin-top:10pt;width:22.35pt;height:21.65pt;z-index:251723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" filled="f" stroked="f">
                <v:textbox>
                  <w:txbxContent>
                    <w:p w14:paraId="4535090B" w14:textId="6CC8E5E8" w:rsidR="00090888" w:rsidRPr="00394CDE" w:rsidRDefault="00090888" w:rsidP="00090888">
                      <w:pPr>
                        <w:jc w:val="center"/>
                        <w:rPr>
                          <w:rFonts w:ascii="Times New Roman" w:hAnsi="Times New Roman" w:cs="Times New Roman"/>
                          <w:b/>
                          <w:bCs/>
                          <w:lang w:val="en-CA"/>
                        </w:rPr>
                      </w:pPr>
                      <w:r w:rsidRPr="00394CDE">
                        <w:rPr>
                          <w:rFonts w:ascii="Times New Roman" w:hAnsi="Times New Roman" w:cs="Times New Roman"/>
                          <w:b/>
                          <w:bCs/>
                          <w:lang w:val="en-CA"/>
                        </w:rPr>
                        <w:t>B</w:t>
                      </w:r>
                    </w:p>
                  </w:txbxContent>
                </v:textbox>
              </v:shape>
            </w:pict>
          </mc:Fallback>
        </mc:AlternateContent>
      </w:r>
      <w:r>
        <w:rPr>
          <w:noProof/>
          <w:lang w:val="de-DE" w:eastAsia="de-DE" w:bidi="ar-SA"/>
          <w14:ligatures w14:val="standardContextual"/>
        </w:rPr>
        <mc:AlternateContent>
          <mc:Choice Requires="wps">
            <w:drawing>
              <wp:anchor distT="0" distB="0" distL="114300" distR="114300" simplePos="0" relativeHeight="251721728" behindDoc="0" locked="0" layoutInCell="1" allowOverlap="1" wp14:anchorId="33B2066B" wp14:editId="79102B75">
                <wp:simplePos x="0" y="0"/>
                <wp:positionH relativeFrom="column">
                  <wp:posOffset>-361507</wp:posOffset>
                </wp:positionH>
                <wp:positionV relativeFrom="paragraph">
                  <wp:posOffset>129599</wp:posOffset>
                </wp:positionV>
                <wp:extent cx="283779" cy="274955"/>
                <wp:effectExtent l="0" t="0" r="0" b="0"/>
                <wp:wrapNone/>
                <wp:docPr id="1228017805" name="Text Box 3"/>
                <wp:cNvGraphicFramePr/>
                <a:graphic xmlns:a="http://schemas.openxmlformats.org/drawingml/2006/main">
                  <a:graphicData uri="http://schemas.microsoft.com/office/word/2010/wordprocessingShape">
                    <wps:wsp>
                      <wps:cNvSpPr txBox="1"/>
                      <wps:spPr>
                        <a:xfrm>
                          <a:off x="0" y="0"/>
                          <a:ext cx="283779" cy="27495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01D3194A" w14:textId="7656BF7E" w:rsidR="00090888" w:rsidRPr="00394CDE" w:rsidRDefault="00090888" w:rsidP="00090888">
                            <w:pPr>
                              <w:jc w:val="center"/>
                              <w:rPr>
                                <w:rFonts w:ascii="Times New Roman" w:hAnsi="Times New Roman" w:cs="Times New Roman"/>
                                <w:b/>
                                <w:bCs/>
                                <w:lang w:val="en-CA"/>
                              </w:rPr>
                            </w:pPr>
                            <w:r w:rsidRPr="00394CDE">
                              <w:rPr>
                                <w:rFonts w:ascii="Times New Roman" w:hAnsi="Times New Roman" w:cs="Times New Roman"/>
                                <w:b/>
                                <w:bCs/>
                                <w:lang w:val="en-CA"/>
                              </w:rPr>
                              <w:t>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3B2066B" id="_x0000_s1027" type="#_x0000_t202" style="position:absolute;margin-left:-28.45pt;margin-top:10.2pt;width:22.35pt;height:21.65pt;z-index:251721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" filled="f" stroked="f">
                <v:textbox>
                  <w:txbxContent>
                    <w:p w14:paraId="01D3194A" w14:textId="7656BF7E" w:rsidR="00090888" w:rsidRPr="00394CDE" w:rsidRDefault="00090888" w:rsidP="00090888">
                      <w:pPr>
                        <w:jc w:val="center"/>
                        <w:rPr>
                          <w:rFonts w:ascii="Times New Roman" w:hAnsi="Times New Roman" w:cs="Times New Roman"/>
                          <w:b/>
                          <w:bCs/>
                          <w:lang w:val="en-CA"/>
                        </w:rPr>
                      </w:pPr>
                      <w:r w:rsidRPr="00394CDE">
                        <w:rPr>
                          <w:rFonts w:ascii="Times New Roman" w:hAnsi="Times New Roman" w:cs="Times New Roman"/>
                          <w:b/>
                          <w:bCs/>
                          <w:lang w:val="en-CA"/>
                        </w:rPr>
                        <w:t>A</w:t>
                      </w:r>
                    </w:p>
                  </w:txbxContent>
                </v:textbox>
              </v:shape>
            </w:pict>
          </mc:Fallback>
        </mc:AlternateContent>
      </w:r>
      <w:r>
        <w:rPr>
          <w:noProof/>
          <w:lang w:val="de-DE" w:eastAsia="de-DE" w:bidi="ar-SA"/>
          <w14:ligatures w14:val="standardContextual"/>
        </w:rPr>
        <mc:AlternateContent>
          <mc:Choice Requires="wps">
            <w:drawing>
              <wp:anchor distT="0" distB="0" distL="114300" distR="114300" simplePos="0" relativeHeight="251687936" behindDoc="0" locked="0" layoutInCell="1" allowOverlap="1" wp14:anchorId="6C48BC58" wp14:editId="0D08010E">
                <wp:simplePos x="0" y="0"/>
                <wp:positionH relativeFrom="column">
                  <wp:posOffset>1338126</wp:posOffset>
                </wp:positionH>
                <wp:positionV relativeFrom="paragraph">
                  <wp:posOffset>3097530</wp:posOffset>
                </wp:positionV>
                <wp:extent cx="1240971" cy="272143"/>
                <wp:effectExtent l="0" t="0" r="0" b="0"/>
                <wp:wrapNone/>
                <wp:docPr id="2101886117" name="Text Box 3"/>
                <wp:cNvGraphicFramePr/>
                <a:graphic xmlns:a="http://schemas.openxmlformats.org/drawingml/2006/main">
                  <a:graphicData uri="http://schemas.microsoft.com/office/word/2010/wordprocessingShape">
                    <wps:wsp>
                      <wps:cNvSpPr txBox="1"/>
                      <wps:spPr>
                        <a:xfrm>
                          <a:off x="0" y="0"/>
                          <a:ext cx="1240971" cy="272143"/>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B7E312D" w14:textId="156D6894" w:rsidR="00090888" w:rsidRPr="00090888" w:rsidRDefault="00090888" w:rsidP="00090888">
                            <w:pPr>
                              <w:jc w:val="center"/>
                              <w:rPr>
                                <w:rFonts w:ascii="Times New Roman" w:hAnsi="Times New Roman" w:cs="Times New Roman"/>
                                <w:lang w:val="en-CA"/>
                              </w:rPr>
                            </w:pPr>
                            <w:r>
                              <w:rPr>
                                <w:rFonts w:ascii="Times New Roman" w:hAnsi="Times New Roman" w:cs="Times New Roman"/>
                                <w:lang w:val="en-CA"/>
                              </w:rPr>
                              <w:t>Context Present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C48BC58" id="_x0000_s1028" type="#_x0000_t202" style="position:absolute;margin-left:105.35pt;margin-top:243.9pt;width:97.7pt;height:21.45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" filled="f" stroked="f">
                <v:textbox>
                  <w:txbxContent>
                    <w:p w14:paraId="4B7E312D" w14:textId="156D6894" w:rsidR="00090888" w:rsidRPr="00090888" w:rsidRDefault="00090888" w:rsidP="00090888">
                      <w:pPr>
                        <w:jc w:val="center"/>
                        <w:rPr>
                          <w:rFonts w:ascii="Times New Roman" w:hAnsi="Times New Roman" w:cs="Times New Roman"/>
                          <w:lang w:val="en-CA"/>
                        </w:rPr>
                      </w:pPr>
                      <w:r>
                        <w:rPr>
                          <w:rFonts w:ascii="Times New Roman" w:hAnsi="Times New Roman" w:cs="Times New Roman"/>
                          <w:lang w:val="en-CA"/>
                        </w:rPr>
                        <w:t>Context Present</w:t>
                      </w:r>
                    </w:p>
                  </w:txbxContent>
                </v:textbox>
              </v:shape>
            </w:pict>
          </mc:Fallback>
        </mc:AlternateContent>
      </w:r>
      <w:r>
        <w:rPr>
          <w:noProof/>
          <w:lang w:val="de-DE" w:eastAsia="de-DE" w:bidi="ar-SA"/>
          <w14:ligatures w14:val="standardContextual"/>
        </w:rPr>
        <mc:AlternateContent>
          <mc:Choice Requires="wps">
            <w:drawing>
              <wp:anchor distT="0" distB="0" distL="114300" distR="114300" simplePos="0" relativeHeight="251685888" behindDoc="0" locked="0" layoutInCell="1" allowOverlap="1" wp14:anchorId="67D36EF5" wp14:editId="02D7DBC4">
                <wp:simplePos x="0" y="0"/>
                <wp:positionH relativeFrom="column">
                  <wp:posOffset>97518</wp:posOffset>
                </wp:positionH>
                <wp:positionV relativeFrom="paragraph">
                  <wp:posOffset>3093720</wp:posOffset>
                </wp:positionV>
                <wp:extent cx="1240971" cy="272143"/>
                <wp:effectExtent l="0" t="0" r="0" b="0"/>
                <wp:wrapNone/>
                <wp:docPr id="1942869020" name="Text Box 3"/>
                <wp:cNvGraphicFramePr/>
                <a:graphic xmlns:a="http://schemas.openxmlformats.org/drawingml/2006/main">
                  <a:graphicData uri="http://schemas.microsoft.com/office/word/2010/wordprocessingShape">
                    <wps:wsp>
                      <wps:cNvSpPr txBox="1"/>
                      <wps:spPr>
                        <a:xfrm>
                          <a:off x="0" y="0"/>
                          <a:ext cx="1240971" cy="272143"/>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643F3FF5" w14:textId="2A6DE199" w:rsidR="00090888" w:rsidRPr="00090888" w:rsidRDefault="00090888" w:rsidP="00090888">
                            <w:pPr>
                              <w:jc w:val="center"/>
                              <w:rPr>
                                <w:rFonts w:ascii="Times New Roman" w:hAnsi="Times New Roman" w:cs="Times New Roman"/>
                                <w:lang w:val="en-CA"/>
                              </w:rPr>
                            </w:pPr>
                            <w:r>
                              <w:rPr>
                                <w:rFonts w:ascii="Times New Roman" w:hAnsi="Times New Roman" w:cs="Times New Roman"/>
                                <w:lang w:val="en-CA"/>
                              </w:rPr>
                              <w:t>Context Absent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7D36EF5" id="_x0000_s1029" type="#_x0000_t202" style="position:absolute;margin-left:7.7pt;margin-top:243.6pt;width:97.7pt;height:21.45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" filled="f" stroked="f">
                <v:textbox>
                  <w:txbxContent>
                    <w:p w14:paraId="643F3FF5" w14:textId="2A6DE199" w:rsidR="00090888" w:rsidRPr="00090888" w:rsidRDefault="00090888" w:rsidP="00090888">
                      <w:pPr>
                        <w:jc w:val="center"/>
                        <w:rPr>
                          <w:rFonts w:ascii="Times New Roman" w:hAnsi="Times New Roman" w:cs="Times New Roman"/>
                          <w:lang w:val="en-CA"/>
                        </w:rPr>
                      </w:pPr>
                      <w:r>
                        <w:rPr>
                          <w:rFonts w:ascii="Times New Roman" w:hAnsi="Times New Roman" w:cs="Times New Roman"/>
                          <w:lang w:val="en-CA"/>
                        </w:rPr>
                        <w:t>Context Absent</w:t>
                      </w:r>
                    </w:p>
                  </w:txbxContent>
                </v:textbox>
              </v:shape>
            </w:pict>
          </mc:Fallback>
        </mc:AlternateContent>
      </w:r>
      <w:r>
        <w:rPr>
          <w:noProof/>
          <w:lang w:val="de-DE" w:eastAsia="de-DE" w:bidi="ar-SA"/>
          <w14:ligatures w14:val="standardContextual"/>
        </w:rPr>
        <mc:AlternateContent>
          <mc:Choice Requires="wps">
            <w:drawing>
              <wp:anchor distT="0" distB="0" distL="114300" distR="114300" simplePos="0" relativeHeight="251695104" behindDoc="0" locked="0" layoutInCell="1" allowOverlap="1" wp14:anchorId="429DACCA" wp14:editId="59C83A24">
                <wp:simplePos x="0" y="0"/>
                <wp:positionH relativeFrom="column">
                  <wp:posOffset>2775313</wp:posOffset>
                </wp:positionH>
                <wp:positionV relativeFrom="paragraph">
                  <wp:posOffset>712289</wp:posOffset>
                </wp:positionV>
                <wp:extent cx="348343" cy="2133600"/>
                <wp:effectExtent l="0" t="0" r="0" b="0"/>
                <wp:wrapNone/>
                <wp:docPr id="645385343" name="Text Box 5"/>
                <wp:cNvGraphicFramePr/>
                <a:graphic xmlns:a="http://schemas.openxmlformats.org/drawingml/2006/main">
                  <a:graphicData uri="http://schemas.microsoft.com/office/word/2010/wordprocessingShape">
                    <wps:wsp>
                      <wps:cNvSpPr txBox="1"/>
                      <wps:spPr>
                        <a:xfrm rot="10800000">
                          <a:off x="0" y="0"/>
                          <a:ext cx="348343" cy="213360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07F35AAB" w14:textId="7034CB13" w:rsidR="00090888" w:rsidRPr="00090888" w:rsidRDefault="00090888" w:rsidP="00090888">
                            <w:pPr>
                              <w:rPr>
                                <w:rFonts w:ascii="Times New Roman" w:hAnsi="Times New Roman" w:cs="Times New Roman"/>
                                <w:lang w:val="en-CA"/>
                              </w:rPr>
                            </w:pPr>
                            <w:r w:rsidRPr="00090888">
                              <w:rPr>
                                <w:rFonts w:ascii="Times New Roman" w:hAnsi="Times New Roman" w:cs="Times New Roman"/>
                                <w:lang w:val="en-CA"/>
                              </w:rPr>
                              <w:t xml:space="preserve">Temporal </w:t>
                            </w:r>
                            <w:r>
                              <w:rPr>
                                <w:rFonts w:ascii="Times New Roman" w:hAnsi="Times New Roman" w:cs="Times New Roman"/>
                                <w:lang w:val="en-CA"/>
                              </w:rPr>
                              <w:t>Distance Rating</w:t>
                            </w:r>
                          </w:p>
                        </w:txbxContent>
                      </wps:txbx>
                      <wps:bodyPr rot="0" spcFirstLastPara="0" vertOverflow="overflow" horzOverflow="overflow" vert="eaVert"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29DACCA" id="Text Box 5" o:spid="_x0000_s1030" type="#_x0000_t202" style="position:absolute;margin-left:218.55pt;margin-top:56.1pt;width:27.45pt;height:168pt;rotation:180;z-index:25169510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" filled="f" stroked="f">
                <v:textbox style="layout-flow:vertical-ideographic">
                  <w:txbxContent>
                    <w:p w14:paraId="07F35AAB" w14:textId="7034CB13" w:rsidR="00090888" w:rsidRPr="00090888" w:rsidRDefault="00090888" w:rsidP="00090888">
                      <w:pPr>
                        <w:rPr>
                          <w:rFonts w:ascii="Times New Roman" w:hAnsi="Times New Roman" w:cs="Times New Roman"/>
                          <w:lang w:val="en-CA"/>
                        </w:rPr>
                      </w:pPr>
                      <w:r w:rsidRPr="00090888">
                        <w:rPr>
                          <w:rFonts w:ascii="Times New Roman" w:hAnsi="Times New Roman" w:cs="Times New Roman"/>
                          <w:lang w:val="en-CA"/>
                        </w:rPr>
                        <w:t xml:space="preserve">Temporal </w:t>
                      </w:r>
                      <w:r>
                        <w:rPr>
                          <w:rFonts w:ascii="Times New Roman" w:hAnsi="Times New Roman" w:cs="Times New Roman"/>
                          <w:lang w:val="en-CA"/>
                        </w:rPr>
                        <w:t>Distance Rating</w:t>
                      </w:r>
                    </w:p>
                  </w:txbxContent>
                </v:textbox>
              </v:shape>
            </w:pict>
          </mc:Fallback>
        </mc:AlternateContent>
      </w:r>
      <w:r>
        <w:rPr>
          <w:noProof/>
          <w:lang w:val="de-DE" w:eastAsia="de-DE" w:bidi="ar-SA"/>
          <w14:ligatures w14:val="standardContextual"/>
        </w:rPr>
        <mc:AlternateContent>
          <mc:Choice Requires="wps">
            <w:drawing>
              <wp:anchor distT="0" distB="0" distL="114300" distR="114300" simplePos="0" relativeHeight="251693056" behindDoc="0" locked="0" layoutInCell="1" allowOverlap="1" wp14:anchorId="5152EB96" wp14:editId="004F82EA">
                <wp:simplePos x="0" y="0"/>
                <wp:positionH relativeFrom="column">
                  <wp:posOffset>-510722</wp:posOffset>
                </wp:positionH>
                <wp:positionV relativeFrom="paragraph">
                  <wp:posOffset>1203325</wp:posOffset>
                </wp:positionV>
                <wp:extent cx="348343" cy="1643289"/>
                <wp:effectExtent l="0" t="0" r="0" b="0"/>
                <wp:wrapNone/>
                <wp:docPr id="801963234" name="Text Box 5"/>
                <wp:cNvGraphicFramePr/>
                <a:graphic xmlns:a="http://schemas.openxmlformats.org/drawingml/2006/main">
                  <a:graphicData uri="http://schemas.microsoft.com/office/word/2010/wordprocessingShape">
                    <wps:wsp>
                      <wps:cNvSpPr txBox="1"/>
                      <wps:spPr>
                        <a:xfrm rot="10800000">
                          <a:off x="0" y="0"/>
                          <a:ext cx="348343" cy="1643289"/>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1F7E8D55" w14:textId="587866F5" w:rsidR="00090888" w:rsidRPr="00090888" w:rsidRDefault="00090888">
                            <w:pPr>
                              <w:rPr>
                                <w:rFonts w:ascii="Times New Roman" w:hAnsi="Times New Roman" w:cs="Times New Roman"/>
                                <w:lang w:val="en-CA"/>
                              </w:rPr>
                            </w:pPr>
                            <w:r w:rsidRPr="00090888">
                              <w:rPr>
                                <w:rFonts w:ascii="Times New Roman" w:hAnsi="Times New Roman" w:cs="Times New Roman"/>
                                <w:lang w:val="en-CA"/>
                              </w:rPr>
                              <w:t>Temporal Order Accuracy</w:t>
                            </w:r>
                          </w:p>
                        </w:txbxContent>
                      </wps:txbx>
                      <wps:bodyPr rot="0" spcFirstLastPara="0" vertOverflow="overflow" horzOverflow="overflow" vert="eaVert"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152EB96" id="_x0000_s1031" type="#_x0000_t202" style="position:absolute;margin-left:-40.2pt;margin-top:94.75pt;width:27.45pt;height:129.4pt;rotation:180;z-index:25169305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" filled="f" stroked="f">
                <v:textbox style="layout-flow:vertical-ideographic">
                  <w:txbxContent>
                    <w:p w14:paraId="1F7E8D55" w14:textId="587866F5" w:rsidR="00090888" w:rsidRPr="00090888" w:rsidRDefault="00090888">
                      <w:pPr>
                        <w:rPr>
                          <w:rFonts w:ascii="Times New Roman" w:hAnsi="Times New Roman" w:cs="Times New Roman"/>
                          <w:lang w:val="en-CA"/>
                        </w:rPr>
                      </w:pPr>
                      <w:r w:rsidRPr="00090888">
                        <w:rPr>
                          <w:rFonts w:ascii="Times New Roman" w:hAnsi="Times New Roman" w:cs="Times New Roman"/>
                          <w:lang w:val="en-CA"/>
                        </w:rPr>
                        <w:t>Temporal Order Accuracy</w:t>
                      </w:r>
                    </w:p>
                  </w:txbxContent>
                </v:textbox>
              </v:shape>
            </w:pict>
          </mc:Fallback>
        </mc:AlternateContent>
      </w:r>
      <w:r>
        <w:rPr>
          <w:noProof/>
          <w:lang w:val="de-DE" w:eastAsia="de-DE" w:bidi="ar-SA"/>
          <w14:ligatures w14:val="standardContextual"/>
        </w:rPr>
        <mc:AlternateContent>
          <mc:Choice Requires="wps">
            <w:drawing>
              <wp:anchor distT="0" distB="0" distL="114300" distR="114300" simplePos="0" relativeHeight="251683840" behindDoc="0" locked="0" layoutInCell="1" allowOverlap="1" wp14:anchorId="58290E90" wp14:editId="2D4360A3">
                <wp:simplePos x="0" y="0"/>
                <wp:positionH relativeFrom="column">
                  <wp:posOffset>3238137</wp:posOffset>
                </wp:positionH>
                <wp:positionV relativeFrom="paragraph">
                  <wp:posOffset>397510</wp:posOffset>
                </wp:positionV>
                <wp:extent cx="2927985" cy="564515"/>
                <wp:effectExtent l="0" t="0" r="0" b="0"/>
                <wp:wrapNone/>
                <wp:docPr id="1233190175" name="Text Box 3"/>
                <wp:cNvGraphicFramePr/>
                <a:graphic xmlns:a="http://schemas.openxmlformats.org/drawingml/2006/main">
                  <a:graphicData uri="http://schemas.microsoft.com/office/word/2010/wordprocessingShape">
                    <wps:wsp>
                      <wps:cNvSpPr txBox="1"/>
                      <wps:spPr>
                        <a:xfrm>
                          <a:off x="0" y="0"/>
                          <a:ext cx="2927985" cy="56451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4E5D08B" w14:textId="77777777" w:rsidR="00090888" w:rsidRPr="00090888" w:rsidRDefault="00090888" w:rsidP="00090888">
                            <w:pPr>
                              <w:jc w:val="center"/>
                              <w:rPr>
                                <w:rFonts w:ascii="Times New Roman" w:hAnsi="Times New Roman" w:cs="Times New Roman"/>
                                <w:b/>
                                <w:bCs/>
                                <w:lang w:val="en-CA"/>
                              </w:rPr>
                            </w:pPr>
                            <w:r w:rsidRPr="00090888">
                              <w:rPr>
                                <w:rFonts w:ascii="Times New Roman" w:hAnsi="Times New Roman" w:cs="Times New Roman"/>
                                <w:b/>
                                <w:bCs/>
                                <w:lang w:val="en-CA"/>
                              </w:rPr>
                              <w:t xml:space="preserve">Effect of Context and Boundary on </w:t>
                            </w:r>
                          </w:p>
                          <w:p w14:paraId="1A125A20" w14:textId="33318486" w:rsidR="00090888" w:rsidRPr="00090888" w:rsidRDefault="00090888" w:rsidP="00090888">
                            <w:pPr>
                              <w:jc w:val="center"/>
                              <w:rPr>
                                <w:rFonts w:ascii="Times New Roman" w:hAnsi="Times New Roman" w:cs="Times New Roman"/>
                                <w:b/>
                                <w:bCs/>
                                <w:lang w:val="en-CA"/>
                              </w:rPr>
                            </w:pPr>
                            <w:r w:rsidRPr="00090888">
                              <w:rPr>
                                <w:rFonts w:ascii="Times New Roman" w:hAnsi="Times New Roman" w:cs="Times New Roman"/>
                                <w:b/>
                                <w:bCs/>
                                <w:lang w:val="en-CA"/>
                              </w:rPr>
                              <w:t xml:space="preserve">Temporal Distance </w:t>
                            </w:r>
                            <w:r>
                              <w:rPr>
                                <w:rFonts w:ascii="Times New Roman" w:hAnsi="Times New Roman" w:cs="Times New Roman"/>
                                <w:b/>
                                <w:bCs/>
                                <w:lang w:val="en-CA"/>
                              </w:rPr>
                              <w:t>Judgment</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8290E90" id="_x0000_s1032" type="#_x0000_t202" style="position:absolute;margin-left:254.95pt;margin-top:31.3pt;width:230.55pt;height:44.45pt;z-index:251683840;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" filled="f" stroked="f">
                <v:textbox>
                  <w:txbxContent>
                    <w:p w14:paraId="44E5D08B" w14:textId="77777777" w:rsidR="00090888" w:rsidRPr="00090888" w:rsidRDefault="00090888" w:rsidP="00090888">
                      <w:pPr>
                        <w:jc w:val="center"/>
                        <w:rPr>
                          <w:rFonts w:ascii="Times New Roman" w:hAnsi="Times New Roman" w:cs="Times New Roman"/>
                          <w:b/>
                          <w:bCs/>
                          <w:lang w:val="en-CA"/>
                        </w:rPr>
                      </w:pPr>
                      <w:r w:rsidRPr="00090888">
                        <w:rPr>
                          <w:rFonts w:ascii="Times New Roman" w:hAnsi="Times New Roman" w:cs="Times New Roman"/>
                          <w:b/>
                          <w:bCs/>
                          <w:lang w:val="en-CA"/>
                        </w:rPr>
                        <w:t xml:space="preserve">Effect of Context and Boundary on </w:t>
                      </w:r>
                    </w:p>
                    <w:p w14:paraId="1A125A20" w14:textId="33318486" w:rsidR="00090888" w:rsidRPr="00090888" w:rsidRDefault="00090888" w:rsidP="00090888">
                      <w:pPr>
                        <w:jc w:val="center"/>
                        <w:rPr>
                          <w:rFonts w:ascii="Times New Roman" w:hAnsi="Times New Roman" w:cs="Times New Roman"/>
                          <w:b/>
                          <w:bCs/>
                          <w:lang w:val="en-CA"/>
                        </w:rPr>
                      </w:pPr>
                      <w:r w:rsidRPr="00090888">
                        <w:rPr>
                          <w:rFonts w:ascii="Times New Roman" w:hAnsi="Times New Roman" w:cs="Times New Roman"/>
                          <w:b/>
                          <w:bCs/>
                          <w:lang w:val="en-CA"/>
                        </w:rPr>
                        <w:t xml:space="preserve">Temporal Distance </w:t>
                      </w:r>
                      <w:r>
                        <w:rPr>
                          <w:rFonts w:ascii="Times New Roman" w:hAnsi="Times New Roman" w:cs="Times New Roman"/>
                          <w:b/>
                          <w:bCs/>
                          <w:lang w:val="en-CA"/>
                        </w:rPr>
                        <w:t>Judgment</w:t>
                      </w:r>
                    </w:p>
                  </w:txbxContent>
                </v:textbox>
              </v:shape>
            </w:pict>
          </mc:Fallback>
        </mc:AlternateContent>
      </w:r>
      <w:r>
        <w:rPr>
          <w:noProof/>
          <w:lang w:val="de-DE" w:eastAsia="de-DE" w:bidi="ar-SA"/>
          <w14:ligatures w14:val="standardContextual"/>
        </w:rPr>
        <mc:AlternateContent>
          <mc:Choice Requires="wps">
            <w:drawing>
              <wp:anchor distT="0" distB="0" distL="114300" distR="114300" simplePos="0" relativeHeight="251681792" behindDoc="0" locked="0" layoutInCell="1" allowOverlap="1" wp14:anchorId="186C3580" wp14:editId="4026CAEF">
                <wp:simplePos x="0" y="0"/>
                <wp:positionH relativeFrom="column">
                  <wp:posOffset>-164465</wp:posOffset>
                </wp:positionH>
                <wp:positionV relativeFrom="paragraph">
                  <wp:posOffset>400050</wp:posOffset>
                </wp:positionV>
                <wp:extent cx="2927985" cy="565079"/>
                <wp:effectExtent l="0" t="0" r="0" b="0"/>
                <wp:wrapNone/>
                <wp:docPr id="108259067" name="Text Box 3"/>
                <wp:cNvGraphicFramePr/>
                <a:graphic xmlns:a="http://schemas.openxmlformats.org/drawingml/2006/main">
                  <a:graphicData uri="http://schemas.microsoft.com/office/word/2010/wordprocessingShape">
                    <wps:wsp>
                      <wps:cNvSpPr txBox="1"/>
                      <wps:spPr>
                        <a:xfrm>
                          <a:off x="0" y="0"/>
                          <a:ext cx="2927985" cy="565079"/>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683D8893" w14:textId="77777777" w:rsidR="00090888" w:rsidRPr="00090888" w:rsidRDefault="00090888" w:rsidP="00090888">
                            <w:pPr>
                              <w:jc w:val="center"/>
                              <w:rPr>
                                <w:rFonts w:ascii="Times New Roman" w:hAnsi="Times New Roman" w:cs="Times New Roman"/>
                                <w:b/>
                                <w:bCs/>
                                <w:lang w:val="en-CA"/>
                              </w:rPr>
                            </w:pPr>
                            <w:r w:rsidRPr="00090888">
                              <w:rPr>
                                <w:rFonts w:ascii="Times New Roman" w:hAnsi="Times New Roman" w:cs="Times New Roman"/>
                                <w:b/>
                                <w:bCs/>
                                <w:lang w:val="en-CA"/>
                              </w:rPr>
                              <w:t xml:space="preserve">Effect of Context and Boundary on </w:t>
                            </w:r>
                          </w:p>
                          <w:p w14:paraId="4B1E6FAF" w14:textId="3A8054AF" w:rsidR="00090888" w:rsidRPr="00090888" w:rsidRDefault="00090888" w:rsidP="00090888">
                            <w:pPr>
                              <w:jc w:val="center"/>
                              <w:rPr>
                                <w:rFonts w:ascii="Times New Roman" w:hAnsi="Times New Roman" w:cs="Times New Roman"/>
                                <w:b/>
                                <w:bCs/>
                                <w:lang w:val="en-CA"/>
                              </w:rPr>
                            </w:pPr>
                            <w:r w:rsidRPr="00090888">
                              <w:rPr>
                                <w:rFonts w:ascii="Times New Roman" w:hAnsi="Times New Roman" w:cs="Times New Roman"/>
                                <w:b/>
                                <w:bCs/>
                                <w:lang w:val="en-CA"/>
                              </w:rPr>
                              <w:t>Temporal Order Memory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86C3580" id="_x0000_s1033" type="#_x0000_t202" style="position:absolute;margin-left:-12.95pt;margin-top:31.5pt;width:230.55pt;height:44.5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" filled="f" stroked="f">
                <v:textbox>
                  <w:txbxContent>
                    <w:p w14:paraId="683D8893" w14:textId="77777777" w:rsidR="00090888" w:rsidRPr="00090888" w:rsidRDefault="00090888" w:rsidP="00090888">
                      <w:pPr>
                        <w:jc w:val="center"/>
                        <w:rPr>
                          <w:rFonts w:ascii="Times New Roman" w:hAnsi="Times New Roman" w:cs="Times New Roman"/>
                          <w:b/>
                          <w:bCs/>
                          <w:lang w:val="en-CA"/>
                        </w:rPr>
                      </w:pPr>
                      <w:r w:rsidRPr="00090888">
                        <w:rPr>
                          <w:rFonts w:ascii="Times New Roman" w:hAnsi="Times New Roman" w:cs="Times New Roman"/>
                          <w:b/>
                          <w:bCs/>
                          <w:lang w:val="en-CA"/>
                        </w:rPr>
                        <w:t xml:space="preserve">Effect of Context and Boundary on </w:t>
                      </w:r>
                    </w:p>
                    <w:p w14:paraId="4B1E6FAF" w14:textId="3A8054AF" w:rsidR="00090888" w:rsidRPr="00090888" w:rsidRDefault="00090888" w:rsidP="00090888">
                      <w:pPr>
                        <w:jc w:val="center"/>
                        <w:rPr>
                          <w:rFonts w:ascii="Times New Roman" w:hAnsi="Times New Roman" w:cs="Times New Roman"/>
                          <w:b/>
                          <w:bCs/>
                          <w:lang w:val="en-CA"/>
                        </w:rPr>
                      </w:pPr>
                      <w:r w:rsidRPr="00090888">
                        <w:rPr>
                          <w:rFonts w:ascii="Times New Roman" w:hAnsi="Times New Roman" w:cs="Times New Roman"/>
                          <w:b/>
                          <w:bCs/>
                          <w:lang w:val="en-CA"/>
                        </w:rPr>
                        <w:t>Temporal Order Memory</w:t>
                      </w:r>
                    </w:p>
                  </w:txbxContent>
                </v:textbox>
              </v:shape>
            </w:pict>
          </mc:Fallback>
        </mc:AlternateContent>
      </w:r>
      <w:r>
        <w:rPr>
          <w:noProof/>
          <w:lang w:val="de-DE" w:eastAsia="de-DE" w:bidi="ar-SA"/>
        </w:rPr>
        <w:drawing>
          <wp:anchor distT="114300" distB="114300" distL="114300" distR="114300" simplePos="0" relativeHeight="251662336" behindDoc="1" locked="0" layoutInCell="1" hidden="0" allowOverlap="1" wp14:anchorId="7B71801F" wp14:editId="0F62CA52">
            <wp:simplePos x="0" y="0"/>
            <wp:positionH relativeFrom="margin">
              <wp:posOffset>-161562</wp:posOffset>
            </wp:positionH>
            <wp:positionV relativeFrom="paragraph">
              <wp:posOffset>831034</wp:posOffset>
            </wp:positionV>
            <wp:extent cx="2921000" cy="2263775"/>
            <wp:effectExtent l="0" t="0" r="0" b="0"/>
            <wp:wrapNone/>
            <wp:docPr id="1741579126" name="image4.png" descr="A comparison of a graph&#10;&#10;AI-generated content may be incorrect."/>
            <wp:cNvGraphicFramePr/>
            <a:graphic xmlns:a="http://schemas.openxmlformats.org/drawingml/2006/main">
              <a:graphicData uri="http://schemas.openxmlformats.org/drawingml/2006/picture">
                <pic:pic xmlns:pic="http://schemas.openxmlformats.org/drawingml/2006/picture">
                  <pic:nvPicPr>
                    <pic:cNvPr id="1741579126" name="image4.png" descr="A comparison of a graph&#10;&#10;AI-generated content may be incorrect."/>
                    <pic:cNvPicPr preferRelativeResize="0"/>
                  </pic:nvPicPr>
                  <pic:blipFill rotWithShape="1">
                    <a:blip r:embed="rId15"/>
                    <a:srcRect l="2501" t="20211" r="53065" b="7431"/>
                    <a:stretch>
                      <a:fillRect/>
                    </a:stretch>
                  </pic:blipFill>
                  <pic:spPr bwMode="auto">
                    <a:xfrm>
                      <a:off x="0" y="0"/>
                      <a:ext cx="2921000" cy="226377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lang w:val="de-DE" w:eastAsia="de-DE" w:bidi="ar-SA"/>
          <w14:ligatures w14:val="standardContextual"/>
        </w:rPr>
        <mc:AlternateContent>
          <mc:Choice Requires="wps">
            <w:drawing>
              <wp:anchor distT="0" distB="0" distL="114300" distR="114300" simplePos="0" relativeHeight="251692032" behindDoc="0" locked="0" layoutInCell="1" allowOverlap="1" wp14:anchorId="36261120" wp14:editId="42337010">
                <wp:simplePos x="0" y="0"/>
                <wp:positionH relativeFrom="column">
                  <wp:posOffset>4560933</wp:posOffset>
                </wp:positionH>
                <wp:positionV relativeFrom="paragraph">
                  <wp:posOffset>3098165</wp:posOffset>
                </wp:positionV>
                <wp:extent cx="1240971" cy="272143"/>
                <wp:effectExtent l="0" t="0" r="0" b="0"/>
                <wp:wrapNone/>
                <wp:docPr id="174430196" name="Text Box 3"/>
                <wp:cNvGraphicFramePr/>
                <a:graphic xmlns:a="http://schemas.openxmlformats.org/drawingml/2006/main">
                  <a:graphicData uri="http://schemas.microsoft.com/office/word/2010/wordprocessingShape">
                    <wps:wsp>
                      <wps:cNvSpPr txBox="1"/>
                      <wps:spPr>
                        <a:xfrm>
                          <a:off x="0" y="0"/>
                          <a:ext cx="1240971" cy="272143"/>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287E8E6C" w14:textId="77777777" w:rsidR="00090888" w:rsidRPr="00090888" w:rsidRDefault="00090888" w:rsidP="00090888">
                            <w:pPr>
                              <w:jc w:val="center"/>
                              <w:rPr>
                                <w:rFonts w:ascii="Times New Roman" w:hAnsi="Times New Roman" w:cs="Times New Roman"/>
                                <w:lang w:val="en-CA"/>
                              </w:rPr>
                            </w:pPr>
                            <w:r>
                              <w:rPr>
                                <w:rFonts w:ascii="Times New Roman" w:hAnsi="Times New Roman" w:cs="Times New Roman"/>
                                <w:lang w:val="en-CA"/>
                              </w:rPr>
                              <w:t>Context Present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6261120" id="_x0000_s1034" type="#_x0000_t202" style="position:absolute;margin-left:359.15pt;margin-top:243.95pt;width:97.7pt;height:21.45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" filled="f" stroked="f">
                <v:textbox>
                  <w:txbxContent>
                    <w:p w14:paraId="287E8E6C" w14:textId="77777777" w:rsidR="00090888" w:rsidRPr="00090888" w:rsidRDefault="00090888" w:rsidP="00090888">
                      <w:pPr>
                        <w:jc w:val="center"/>
                        <w:rPr>
                          <w:rFonts w:ascii="Times New Roman" w:hAnsi="Times New Roman" w:cs="Times New Roman"/>
                          <w:lang w:val="en-CA"/>
                        </w:rPr>
                      </w:pPr>
                      <w:r>
                        <w:rPr>
                          <w:rFonts w:ascii="Times New Roman" w:hAnsi="Times New Roman" w:cs="Times New Roman"/>
                          <w:lang w:val="en-CA"/>
                        </w:rPr>
                        <w:t>Context Present</w:t>
                      </w:r>
                    </w:p>
                  </w:txbxContent>
                </v:textbox>
              </v:shape>
            </w:pict>
          </mc:Fallback>
        </mc:AlternateContent>
      </w:r>
      <w:r>
        <w:rPr>
          <w:noProof/>
          <w:lang w:val="de-DE" w:eastAsia="de-DE" w:bidi="ar-SA"/>
          <w14:ligatures w14:val="standardContextual"/>
        </w:rPr>
        <mc:AlternateContent>
          <mc:Choice Requires="wps">
            <w:drawing>
              <wp:anchor distT="0" distB="0" distL="114300" distR="114300" simplePos="0" relativeHeight="251689984" behindDoc="0" locked="0" layoutInCell="1" allowOverlap="1" wp14:anchorId="2CFB959D" wp14:editId="55A14DCD">
                <wp:simplePos x="0" y="0"/>
                <wp:positionH relativeFrom="column">
                  <wp:posOffset>3320143</wp:posOffset>
                </wp:positionH>
                <wp:positionV relativeFrom="paragraph">
                  <wp:posOffset>3097802</wp:posOffset>
                </wp:positionV>
                <wp:extent cx="1240971" cy="272143"/>
                <wp:effectExtent l="0" t="0" r="0" b="0"/>
                <wp:wrapNone/>
                <wp:docPr id="1508904773" name="Text Box 3"/>
                <wp:cNvGraphicFramePr/>
                <a:graphic xmlns:a="http://schemas.openxmlformats.org/drawingml/2006/main">
                  <a:graphicData uri="http://schemas.microsoft.com/office/word/2010/wordprocessingShape">
                    <wps:wsp>
                      <wps:cNvSpPr txBox="1"/>
                      <wps:spPr>
                        <a:xfrm>
                          <a:off x="0" y="0"/>
                          <a:ext cx="1240971" cy="272143"/>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1B0AC02B" w14:textId="77777777" w:rsidR="00090888" w:rsidRPr="00090888" w:rsidRDefault="00090888" w:rsidP="00090888">
                            <w:pPr>
                              <w:jc w:val="center"/>
                              <w:rPr>
                                <w:rFonts w:ascii="Times New Roman" w:hAnsi="Times New Roman" w:cs="Times New Roman"/>
                                <w:lang w:val="en-CA"/>
                              </w:rPr>
                            </w:pPr>
                            <w:r>
                              <w:rPr>
                                <w:rFonts w:ascii="Times New Roman" w:hAnsi="Times New Roman" w:cs="Times New Roman"/>
                                <w:lang w:val="en-CA"/>
                              </w:rPr>
                              <w:t>Context Absent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CFB959D" id="_x0000_s1035" type="#_x0000_t202" style="position:absolute;margin-left:261.45pt;margin-top:243.9pt;width:97.7pt;height:21.45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" filled="f" stroked="f">
                <v:textbox>
                  <w:txbxContent>
                    <w:p w14:paraId="1B0AC02B" w14:textId="77777777" w:rsidR="00090888" w:rsidRPr="00090888" w:rsidRDefault="00090888" w:rsidP="00090888">
                      <w:pPr>
                        <w:jc w:val="center"/>
                        <w:rPr>
                          <w:rFonts w:ascii="Times New Roman" w:hAnsi="Times New Roman" w:cs="Times New Roman"/>
                          <w:lang w:val="en-CA"/>
                        </w:rPr>
                      </w:pPr>
                      <w:r>
                        <w:rPr>
                          <w:rFonts w:ascii="Times New Roman" w:hAnsi="Times New Roman" w:cs="Times New Roman"/>
                          <w:lang w:val="en-CA"/>
                        </w:rPr>
                        <w:t>Context Absent</w:t>
                      </w:r>
                    </w:p>
                  </w:txbxContent>
                </v:textbox>
              </v:shape>
            </w:pict>
          </mc:Fallback>
        </mc:AlternateContent>
      </w:r>
      <w:r>
        <w:rPr>
          <w:noProof/>
          <w:lang w:val="de-DE" w:eastAsia="de-DE" w:bidi="ar-SA"/>
        </w:rPr>
        <w:drawing>
          <wp:anchor distT="114300" distB="114300" distL="114300" distR="114300" simplePos="0" relativeHeight="251678720" behindDoc="1" locked="0" layoutInCell="1" hidden="0" allowOverlap="1" wp14:anchorId="300C0F41" wp14:editId="5CF779FD">
            <wp:simplePos x="0" y="0"/>
            <wp:positionH relativeFrom="margin">
              <wp:posOffset>3122930</wp:posOffset>
            </wp:positionH>
            <wp:positionV relativeFrom="paragraph">
              <wp:posOffset>834811</wp:posOffset>
            </wp:positionV>
            <wp:extent cx="2948683" cy="2260600"/>
            <wp:effectExtent l="0" t="0" r="0" b="0"/>
            <wp:wrapNone/>
            <wp:docPr id="1052857314" name="image4.png" descr="A comparison of a graph&#10;&#10;AI-generated content may be incorrect."/>
            <wp:cNvGraphicFramePr/>
            <a:graphic xmlns:a="http://schemas.openxmlformats.org/drawingml/2006/main">
              <a:graphicData uri="http://schemas.openxmlformats.org/drawingml/2006/picture">
                <pic:pic xmlns:pic="http://schemas.openxmlformats.org/drawingml/2006/picture">
                  <pic:nvPicPr>
                    <pic:cNvPr id="1741579126" name="image4.png" descr="A comparison of a graph&#10;&#10;AI-generated content may be incorrect."/>
                    <pic:cNvPicPr preferRelativeResize="0"/>
                  </pic:nvPicPr>
                  <pic:blipFill rotWithShape="1">
                    <a:blip r:embed="rId15"/>
                    <a:srcRect l="48966" t="20390" r="6180" b="7364"/>
                    <a:stretch>
                      <a:fillRect/>
                    </a:stretch>
                  </pic:blipFill>
                  <pic:spPr bwMode="auto">
                    <a:xfrm>
                      <a:off x="0" y="0"/>
                      <a:ext cx="2948683" cy="22606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A04051B" w14:textId="6D4F02DE" w:rsidR="00090888" w:rsidRDefault="00090888">
      <w:pPr>
        <w:spacing w:after="160" w:line="278" w:lineRule="auto"/>
        <w:rPr>
          <w:iCs/>
        </w:rPr>
      </w:pPr>
    </w:p>
    <w:p w14:paraId="286D99F8" w14:textId="16DD02AE" w:rsidR="00090888" w:rsidRDefault="00090888">
      <w:pPr>
        <w:spacing w:after="160" w:line="278" w:lineRule="auto"/>
        <w:rPr>
          <w:iCs/>
        </w:rPr>
      </w:pPr>
      <w:r>
        <w:rPr>
          <w:noProof/>
          <w:lang w:val="de-DE" w:eastAsia="de-DE" w:bidi="ar-SA"/>
          <w14:ligatures w14:val="standardContextual"/>
        </w:rPr>
        <mc:AlternateContent>
          <mc:Choice Requires="wps">
            <w:drawing>
              <wp:anchor distT="0" distB="0" distL="114300" distR="114300" simplePos="0" relativeHeight="251811840" behindDoc="0" locked="0" layoutInCell="1" allowOverlap="1" wp14:anchorId="38F6427C" wp14:editId="55C4300E">
                <wp:simplePos x="0" y="0"/>
                <wp:positionH relativeFrom="column">
                  <wp:posOffset>5387975</wp:posOffset>
                </wp:positionH>
                <wp:positionV relativeFrom="paragraph">
                  <wp:posOffset>266156</wp:posOffset>
                </wp:positionV>
                <wp:extent cx="1685290" cy="264160"/>
                <wp:effectExtent l="0" t="0" r="0" b="0"/>
                <wp:wrapNone/>
                <wp:docPr id="441739640" name="Text Box 3"/>
                <wp:cNvGraphicFramePr/>
                <a:graphic xmlns:a="http://schemas.openxmlformats.org/drawingml/2006/main">
                  <a:graphicData uri="http://schemas.microsoft.com/office/word/2010/wordprocessingShape">
                    <wps:wsp>
                      <wps:cNvSpPr txBox="1"/>
                      <wps:spPr>
                        <a:xfrm>
                          <a:off x="0" y="0"/>
                          <a:ext cx="1685290" cy="26416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1C176A7E" w14:textId="0486F2AC" w:rsidR="00090888" w:rsidRPr="00394CDE" w:rsidRDefault="00090888" w:rsidP="00090888">
                            <w:pPr>
                              <w:jc w:val="center"/>
                              <w:rPr>
                                <w:rFonts w:ascii="Times New Roman" w:hAnsi="Times New Roman" w:cs="Times New Roman"/>
                                <w:i/>
                                <w:iCs/>
                                <w:sz w:val="16"/>
                                <w:szCs w:val="16"/>
                                <w:lang w:val="en-CA"/>
                              </w:rPr>
                            </w:pPr>
                            <w:r w:rsidRPr="00394CDE">
                              <w:rPr>
                                <w:rFonts w:ascii="Times New Roman" w:hAnsi="Times New Roman" w:cs="Times New Roman"/>
                                <w:i/>
                                <w:iCs/>
                                <w:sz w:val="16"/>
                                <w:szCs w:val="16"/>
                                <w:lang w:val="en-CA"/>
                              </w:rPr>
                              <w:t>Within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8F6427C" id="_x0000_s1036" type="#_x0000_t202" style="position:absolute;margin-left:424.25pt;margin-top:20.95pt;width:132.7pt;height:20.8pt;z-index:251811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" filled="f" stroked="f">
                <v:textbox>
                  <w:txbxContent>
                    <w:p w14:paraId="1C176A7E" w14:textId="0486F2AC" w:rsidR="00090888" w:rsidRPr="00394CDE" w:rsidRDefault="00090888" w:rsidP="00090888">
                      <w:pPr>
                        <w:jc w:val="center"/>
                        <w:rPr>
                          <w:rFonts w:ascii="Times New Roman" w:hAnsi="Times New Roman" w:cs="Times New Roman"/>
                          <w:i/>
                          <w:iCs/>
                          <w:sz w:val="16"/>
                          <w:szCs w:val="16"/>
                          <w:lang w:val="en-CA"/>
                        </w:rPr>
                      </w:pPr>
                      <w:r w:rsidRPr="00394CDE">
                        <w:rPr>
                          <w:rFonts w:ascii="Times New Roman" w:hAnsi="Times New Roman" w:cs="Times New Roman"/>
                          <w:i/>
                          <w:iCs/>
                          <w:sz w:val="16"/>
                          <w:szCs w:val="16"/>
                          <w:lang w:val="en-CA"/>
                        </w:rPr>
                        <w:t>Within</w:t>
                      </w:r>
                    </w:p>
                  </w:txbxContent>
                </v:textbox>
              </v:shape>
            </w:pict>
          </mc:Fallback>
        </mc:AlternateContent>
      </w:r>
      <w:r>
        <w:rPr>
          <w:noProof/>
          <w:lang w:val="de-DE" w:eastAsia="de-DE" w:bidi="ar-SA"/>
          <w14:ligatures w14:val="standardContextual"/>
        </w:rPr>
        <mc:AlternateContent>
          <mc:Choice Requires="wps">
            <w:drawing>
              <wp:anchor distT="0" distB="0" distL="114300" distR="114300" simplePos="0" relativeHeight="251809792" behindDoc="0" locked="0" layoutInCell="1" allowOverlap="1" wp14:anchorId="191D6F7C" wp14:editId="385F7DE9">
                <wp:simplePos x="0" y="0"/>
                <wp:positionH relativeFrom="column">
                  <wp:posOffset>5290185</wp:posOffset>
                </wp:positionH>
                <wp:positionV relativeFrom="paragraph">
                  <wp:posOffset>113665</wp:posOffset>
                </wp:positionV>
                <wp:extent cx="1685290" cy="264160"/>
                <wp:effectExtent l="0" t="0" r="0" b="0"/>
                <wp:wrapNone/>
                <wp:docPr id="613914759" name="Text Box 3"/>
                <wp:cNvGraphicFramePr/>
                <a:graphic xmlns:a="http://schemas.openxmlformats.org/drawingml/2006/main">
                  <a:graphicData uri="http://schemas.microsoft.com/office/word/2010/wordprocessingShape">
                    <wps:wsp>
                      <wps:cNvSpPr txBox="1"/>
                      <wps:spPr>
                        <a:xfrm>
                          <a:off x="0" y="0"/>
                          <a:ext cx="1685290" cy="26416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FFAEF54" w14:textId="5AD31AE4" w:rsidR="00090888" w:rsidRPr="00394CDE" w:rsidRDefault="00090888" w:rsidP="00090888">
                            <w:pPr>
                              <w:jc w:val="center"/>
                              <w:rPr>
                                <w:rFonts w:ascii="Times New Roman" w:hAnsi="Times New Roman" w:cs="Times New Roman"/>
                                <w:b/>
                                <w:bCs/>
                                <w:sz w:val="16"/>
                                <w:szCs w:val="16"/>
                                <w:lang w:val="en-CA"/>
                              </w:rPr>
                            </w:pPr>
                            <w:r>
                              <w:rPr>
                                <w:rFonts w:ascii="Times New Roman" w:hAnsi="Times New Roman" w:cs="Times New Roman"/>
                                <w:b/>
                                <w:bCs/>
                                <w:sz w:val="16"/>
                                <w:szCs w:val="16"/>
                                <w:lang w:val="en-CA"/>
                              </w:rPr>
                              <w:t>Boundary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91D6F7C" id="_x0000_s1037" type="#_x0000_t202" style="position:absolute;margin-left:416.55pt;margin-top:8.95pt;width:132.7pt;height:20.8pt;z-index:251809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" filled="f" stroked="f">
                <v:textbox>
                  <w:txbxContent>
                    <w:p w14:paraId="4FFAEF54" w14:textId="5AD31AE4" w:rsidR="00090888" w:rsidRPr="00394CDE" w:rsidRDefault="00090888" w:rsidP="00090888">
                      <w:pPr>
                        <w:jc w:val="center"/>
                        <w:rPr>
                          <w:rFonts w:ascii="Times New Roman" w:hAnsi="Times New Roman" w:cs="Times New Roman"/>
                          <w:b/>
                          <w:bCs/>
                          <w:sz w:val="16"/>
                          <w:szCs w:val="16"/>
                          <w:lang w:val="en-CA"/>
                        </w:rPr>
                      </w:pPr>
                      <w:r>
                        <w:rPr>
                          <w:rFonts w:ascii="Times New Roman" w:hAnsi="Times New Roman" w:cs="Times New Roman"/>
                          <w:b/>
                          <w:bCs/>
                          <w:sz w:val="16"/>
                          <w:szCs w:val="16"/>
                          <w:lang w:val="en-CA"/>
                        </w:rPr>
                        <w:t>Boundary</w:t>
                      </w:r>
                    </w:p>
                  </w:txbxContent>
                </v:textbox>
              </v:shape>
            </w:pict>
          </mc:Fallback>
        </mc:AlternateContent>
      </w:r>
      <w:r>
        <w:rPr>
          <w:noProof/>
          <w:lang w:val="de-DE" w:eastAsia="de-DE" w:bidi="ar-SA"/>
        </w:rPr>
        <w:drawing>
          <wp:anchor distT="114300" distB="114300" distL="114300" distR="114300" simplePos="0" relativeHeight="251680768" behindDoc="1" locked="0" layoutInCell="1" hidden="0" allowOverlap="1" wp14:anchorId="576198EC" wp14:editId="00E62656">
            <wp:simplePos x="0" y="0"/>
            <wp:positionH relativeFrom="margin">
              <wp:posOffset>5887720</wp:posOffset>
            </wp:positionH>
            <wp:positionV relativeFrom="paragraph">
              <wp:posOffset>281940</wp:posOffset>
            </wp:positionV>
            <wp:extent cx="184785" cy="346075"/>
            <wp:effectExtent l="0" t="0" r="5715" b="0"/>
            <wp:wrapNone/>
            <wp:docPr id="791692032" name="image4.png" descr="A comparison of a graph&#10;&#10;AI-generated content may be incorrect."/>
            <wp:cNvGraphicFramePr/>
            <a:graphic xmlns:a="http://schemas.openxmlformats.org/drawingml/2006/main">
              <a:graphicData uri="http://schemas.openxmlformats.org/drawingml/2006/picture">
                <pic:pic xmlns:pic="http://schemas.openxmlformats.org/drawingml/2006/picture">
                  <pic:nvPicPr>
                    <pic:cNvPr id="1741579126" name="image4.png" descr="A comparison of a graph&#10;&#10;AI-generated content may be incorrect."/>
                    <pic:cNvPicPr preferRelativeResize="0"/>
                  </pic:nvPicPr>
                  <pic:blipFill rotWithShape="1">
                    <a:blip r:embed="rId15"/>
                    <a:srcRect l="94356" t="54238" r="3602" b="37696"/>
                    <a:stretch>
                      <a:fillRect/>
                    </a:stretch>
                  </pic:blipFill>
                  <pic:spPr bwMode="auto">
                    <a:xfrm>
                      <a:off x="0" y="0"/>
                      <a:ext cx="184785" cy="34607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5BAA8A1" w14:textId="746D6E0D" w:rsidR="00090888" w:rsidRDefault="00090888">
      <w:pPr>
        <w:spacing w:after="160" w:line="278" w:lineRule="auto"/>
        <w:rPr>
          <w:iCs/>
        </w:rPr>
      </w:pPr>
      <w:r>
        <w:rPr>
          <w:noProof/>
          <w:lang w:val="de-DE" w:eastAsia="de-DE" w:bidi="ar-SA"/>
          <w14:ligatures w14:val="standardContextual"/>
        </w:rPr>
        <mc:AlternateContent>
          <mc:Choice Requires="wps">
            <w:drawing>
              <wp:anchor distT="0" distB="0" distL="114300" distR="114300" simplePos="0" relativeHeight="251813888" behindDoc="0" locked="0" layoutInCell="1" allowOverlap="1" wp14:anchorId="280D47E3" wp14:editId="0AEE8CAB">
                <wp:simplePos x="0" y="0"/>
                <wp:positionH relativeFrom="column">
                  <wp:posOffset>5387975</wp:posOffset>
                </wp:positionH>
                <wp:positionV relativeFrom="paragraph">
                  <wp:posOffset>131989</wp:posOffset>
                </wp:positionV>
                <wp:extent cx="1685290" cy="264160"/>
                <wp:effectExtent l="0" t="0" r="0" b="0"/>
                <wp:wrapNone/>
                <wp:docPr id="1442551127" name="Text Box 3"/>
                <wp:cNvGraphicFramePr/>
                <a:graphic xmlns:a="http://schemas.openxmlformats.org/drawingml/2006/main">
                  <a:graphicData uri="http://schemas.microsoft.com/office/word/2010/wordprocessingShape">
                    <wps:wsp>
                      <wps:cNvSpPr txBox="1"/>
                      <wps:spPr>
                        <a:xfrm>
                          <a:off x="0" y="0"/>
                          <a:ext cx="1685290" cy="26416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168E6FEB" w14:textId="38B75101" w:rsidR="00090888" w:rsidRPr="00394CDE" w:rsidRDefault="00090888" w:rsidP="00090888">
                            <w:pPr>
                              <w:jc w:val="center"/>
                              <w:rPr>
                                <w:rFonts w:ascii="Times New Roman" w:hAnsi="Times New Roman" w:cs="Times New Roman"/>
                                <w:i/>
                                <w:iCs/>
                                <w:sz w:val="16"/>
                                <w:szCs w:val="16"/>
                                <w:lang w:val="en-CA"/>
                              </w:rPr>
                            </w:pPr>
                            <w:r w:rsidRPr="00394CDE">
                              <w:rPr>
                                <w:rFonts w:ascii="Times New Roman" w:hAnsi="Times New Roman" w:cs="Times New Roman"/>
                                <w:i/>
                                <w:iCs/>
                                <w:sz w:val="16"/>
                                <w:szCs w:val="16"/>
                                <w:lang w:val="en-CA"/>
                              </w:rPr>
                              <w:t>Cross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80D47E3" id="_x0000_s1038" type="#_x0000_t202" style="position:absolute;margin-left:424.25pt;margin-top:10.4pt;width:132.7pt;height:20.8pt;z-index:251813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" filled="f" stroked="f">
                <v:textbox>
                  <w:txbxContent>
                    <w:p w14:paraId="168E6FEB" w14:textId="38B75101" w:rsidR="00090888" w:rsidRPr="00394CDE" w:rsidRDefault="00090888" w:rsidP="00090888">
                      <w:pPr>
                        <w:jc w:val="center"/>
                        <w:rPr>
                          <w:rFonts w:ascii="Times New Roman" w:hAnsi="Times New Roman" w:cs="Times New Roman"/>
                          <w:i/>
                          <w:iCs/>
                          <w:sz w:val="16"/>
                          <w:szCs w:val="16"/>
                          <w:lang w:val="en-CA"/>
                        </w:rPr>
                      </w:pPr>
                      <w:r w:rsidRPr="00394CDE">
                        <w:rPr>
                          <w:rFonts w:ascii="Times New Roman" w:hAnsi="Times New Roman" w:cs="Times New Roman"/>
                          <w:i/>
                          <w:iCs/>
                          <w:sz w:val="16"/>
                          <w:szCs w:val="16"/>
                          <w:lang w:val="en-CA"/>
                        </w:rPr>
                        <w:t>Cross</w:t>
                      </w:r>
                    </w:p>
                  </w:txbxContent>
                </v:textbox>
              </v:shape>
            </w:pict>
          </mc:Fallback>
        </mc:AlternateContent>
      </w:r>
    </w:p>
    <w:p w14:paraId="7FB2342A" w14:textId="48062AFD" w:rsidR="0046709C" w:rsidRDefault="0046709C" w:rsidP="0046709C"/>
    <w:p w14:paraId="72883C3C" w14:textId="4983FF83" w:rsidR="0046709C" w:rsidRDefault="0046709C" w:rsidP="0046709C"/>
    <w:p w14:paraId="6F7BAD86" w14:textId="164C86EB" w:rsidR="0046709C" w:rsidRDefault="0046709C" w:rsidP="0046709C"/>
    <w:p w14:paraId="76BCE4E3" w14:textId="461D46BE" w:rsidR="0046709C" w:rsidRDefault="0046709C" w:rsidP="0046709C"/>
    <w:p w14:paraId="294BC7ED" w14:textId="77777777" w:rsidR="00090888" w:rsidRDefault="00090888" w:rsidP="0046709C"/>
    <w:p w14:paraId="16B1C80F" w14:textId="61EBEBFF" w:rsidR="00090888" w:rsidRDefault="00090888" w:rsidP="0046709C"/>
    <w:p w14:paraId="7D7677A3" w14:textId="7F1E894A" w:rsidR="00090888" w:rsidRDefault="00090888" w:rsidP="0046709C"/>
    <w:p w14:paraId="47295DF6" w14:textId="7C143C98" w:rsidR="00090888" w:rsidRDefault="00090888" w:rsidP="0046709C"/>
    <w:p w14:paraId="2B2ECEE2" w14:textId="716D3E75" w:rsidR="00090888" w:rsidRDefault="00090888" w:rsidP="0046709C"/>
    <w:p w14:paraId="6045D195" w14:textId="77777777" w:rsidR="00090888" w:rsidRDefault="00090888" w:rsidP="0046709C"/>
    <w:p w14:paraId="4149A7D1" w14:textId="5E8F544E" w:rsidR="00090888" w:rsidRDefault="00090888" w:rsidP="0046709C"/>
    <w:p w14:paraId="7D2CDC73" w14:textId="3740371C" w:rsidR="00090888" w:rsidRDefault="00090888" w:rsidP="0046709C"/>
    <w:p w14:paraId="53285747" w14:textId="674FB45C" w:rsidR="00124B33" w:rsidRPr="00053649" w:rsidRDefault="0046709C" w:rsidP="0046709C">
      <w:pPr>
        <w:rPr>
          <w:rFonts w:ascii="Times New Roman" w:hAnsi="Times New Roman" w:cs="Times New Roman"/>
        </w:rPr>
      </w:pPr>
      <w:r w:rsidRPr="00C71394">
        <w:rPr>
          <w:rFonts w:ascii="Times New Roman" w:hAnsi="Times New Roman" w:cs="Times New Roman"/>
          <w:b/>
        </w:rPr>
        <w:t>Figure 3. Effects of context and boundary on temporal memory.</w:t>
      </w:r>
      <w:r w:rsidRPr="00C71394">
        <w:rPr>
          <w:rFonts w:ascii="Times New Roman" w:hAnsi="Times New Roman" w:cs="Times New Roman"/>
        </w:rPr>
        <w:t xml:space="preserve"> </w:t>
      </w:r>
      <w:r w:rsidR="00124B33">
        <w:rPr>
          <w:rFonts w:ascii="Times New Roman" w:hAnsi="Times New Roman" w:cs="Times New Roman" w:hint="eastAsia"/>
          <w:lang w:eastAsia="zh-CN"/>
        </w:rPr>
        <w:t xml:space="preserve">(A) </w:t>
      </w:r>
      <w:r w:rsidRPr="00C71394">
        <w:rPr>
          <w:rFonts w:ascii="Times New Roman" w:hAnsi="Times New Roman" w:cs="Times New Roman"/>
        </w:rPr>
        <w:t>Temporal order memory accuracy was higher and</w:t>
      </w:r>
      <w:r w:rsidR="00124B33">
        <w:rPr>
          <w:rFonts w:ascii="Times New Roman" w:hAnsi="Times New Roman" w:cs="Times New Roman" w:hint="eastAsia"/>
          <w:lang w:eastAsia="zh-CN"/>
        </w:rPr>
        <w:t xml:space="preserve"> (B)</w:t>
      </w:r>
      <w:r w:rsidRPr="00C71394">
        <w:rPr>
          <w:rFonts w:ascii="Times New Roman" w:hAnsi="Times New Roman" w:cs="Times New Roman"/>
        </w:rPr>
        <w:t xml:space="preserve"> temporal distance judgements lower for </w:t>
      </w:r>
      <w:r w:rsidR="0033467C" w:rsidRPr="0033467C">
        <w:rPr>
          <w:rFonts w:ascii="Times New Roman" w:hAnsi="Times New Roman" w:cs="Times New Roman"/>
        </w:rPr>
        <w:t xml:space="preserve">within-event </w:t>
      </w:r>
      <w:r w:rsidRPr="00C71394">
        <w:rPr>
          <w:rFonts w:ascii="Times New Roman" w:hAnsi="Times New Roman" w:cs="Times New Roman"/>
        </w:rPr>
        <w:t>than cross-boundary trials, with a larger boundary effect in the context-absent condition</w:t>
      </w:r>
      <w:r w:rsidR="00C71394">
        <w:rPr>
          <w:rFonts w:ascii="Times New Roman" w:hAnsi="Times New Roman" w:cs="Times New Roman"/>
        </w:rPr>
        <w:t>.</w:t>
      </w:r>
    </w:p>
    <w:p w14:paraId="6BE087FC" w14:textId="77777777" w:rsidR="00124B33" w:rsidRDefault="00124B33" w:rsidP="0046709C">
      <w:pPr>
        <w:rPr>
          <w:lang w:eastAsia="zh-CN"/>
        </w:rPr>
      </w:pPr>
    </w:p>
    <w:p w14:paraId="53E9CE87" w14:textId="41E9BA2B" w:rsidR="00090888" w:rsidRDefault="00090888" w:rsidP="0046709C">
      <w:r>
        <w:rPr>
          <w:noProof/>
          <w:lang w:val="de-DE" w:eastAsia="de-DE" w:bidi="ar-SA"/>
          <w14:ligatures w14:val="standardContextual"/>
        </w:rPr>
        <mc:AlternateContent>
          <mc:Choice Requires="wps">
            <w:drawing>
              <wp:anchor distT="0" distB="0" distL="114300" distR="114300" simplePos="0" relativeHeight="251727872" behindDoc="0" locked="0" layoutInCell="1" allowOverlap="1" wp14:anchorId="4343FE1D" wp14:editId="0B530B3A">
                <wp:simplePos x="0" y="0"/>
                <wp:positionH relativeFrom="column">
                  <wp:posOffset>2934985</wp:posOffset>
                </wp:positionH>
                <wp:positionV relativeFrom="paragraph">
                  <wp:posOffset>110711</wp:posOffset>
                </wp:positionV>
                <wp:extent cx="340242" cy="274955"/>
                <wp:effectExtent l="0" t="0" r="0" b="0"/>
                <wp:wrapNone/>
                <wp:docPr id="1630224970" name="Text Box 3"/>
                <wp:cNvGraphicFramePr/>
                <a:graphic xmlns:a="http://schemas.openxmlformats.org/drawingml/2006/main">
                  <a:graphicData uri="http://schemas.microsoft.com/office/word/2010/wordprocessingShape">
                    <wps:wsp>
                      <wps:cNvSpPr txBox="1"/>
                      <wps:spPr>
                        <a:xfrm>
                          <a:off x="0" y="0"/>
                          <a:ext cx="340242" cy="27495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5829B40" w14:textId="5625D6B2" w:rsidR="00090888" w:rsidRPr="00394CDE" w:rsidRDefault="00090888" w:rsidP="00090888">
                            <w:pPr>
                              <w:jc w:val="center"/>
                              <w:rPr>
                                <w:rFonts w:ascii="Times New Roman" w:hAnsi="Times New Roman" w:cs="Times New Roman"/>
                                <w:b/>
                                <w:bCs/>
                                <w:lang w:val="en-CA"/>
                              </w:rPr>
                            </w:pPr>
                            <w:r>
                              <w:rPr>
                                <w:rFonts w:ascii="Times New Roman" w:hAnsi="Times New Roman" w:cs="Times New Roman"/>
                                <w:b/>
                                <w:bCs/>
                                <w:lang w:val="en-CA"/>
                              </w:rPr>
                              <w:t>B</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343FE1D" id="_x0000_s1039" type="#_x0000_t202" style="position:absolute;margin-left:231.1pt;margin-top:8.7pt;width:26.8pt;height:21.65pt;z-index:251727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" filled="f" stroked="f">
                <v:textbox>
                  <w:txbxContent>
                    <w:p w14:paraId="35829B40" w14:textId="5625D6B2" w:rsidR="00090888" w:rsidRPr="00394CDE" w:rsidRDefault="00090888" w:rsidP="00090888">
                      <w:pPr>
                        <w:jc w:val="center"/>
                        <w:rPr>
                          <w:rFonts w:ascii="Times New Roman" w:hAnsi="Times New Roman" w:cs="Times New Roman"/>
                          <w:b/>
                          <w:bCs/>
                          <w:lang w:val="en-CA"/>
                        </w:rPr>
                      </w:pPr>
                      <w:r>
                        <w:rPr>
                          <w:rFonts w:ascii="Times New Roman" w:hAnsi="Times New Roman" w:cs="Times New Roman"/>
                          <w:b/>
                          <w:bCs/>
                          <w:lang w:val="en-CA"/>
                        </w:rPr>
                        <w:t>B</w:t>
                      </w:r>
                    </w:p>
                  </w:txbxContent>
                </v:textbox>
              </v:shape>
            </w:pict>
          </mc:Fallback>
        </mc:AlternateContent>
      </w:r>
      <w:r>
        <w:rPr>
          <w:noProof/>
          <w:lang w:val="de-DE" w:eastAsia="de-DE" w:bidi="ar-SA"/>
          <w14:ligatures w14:val="standardContextual"/>
        </w:rPr>
        <mc:AlternateContent>
          <mc:Choice Requires="wps">
            <w:drawing>
              <wp:anchor distT="0" distB="0" distL="114300" distR="114300" simplePos="0" relativeHeight="251725824" behindDoc="0" locked="0" layoutInCell="1" allowOverlap="1" wp14:anchorId="411F386A" wp14:editId="5FB88A12">
                <wp:simplePos x="0" y="0"/>
                <wp:positionH relativeFrom="column">
                  <wp:posOffset>-285233</wp:posOffset>
                </wp:positionH>
                <wp:positionV relativeFrom="paragraph">
                  <wp:posOffset>101719</wp:posOffset>
                </wp:positionV>
                <wp:extent cx="340242" cy="274955"/>
                <wp:effectExtent l="0" t="0" r="0" b="0"/>
                <wp:wrapNone/>
                <wp:docPr id="78816122" name="Text Box 3"/>
                <wp:cNvGraphicFramePr/>
                <a:graphic xmlns:a="http://schemas.openxmlformats.org/drawingml/2006/main">
                  <a:graphicData uri="http://schemas.microsoft.com/office/word/2010/wordprocessingShape">
                    <wps:wsp>
                      <wps:cNvSpPr txBox="1"/>
                      <wps:spPr>
                        <a:xfrm>
                          <a:off x="0" y="0"/>
                          <a:ext cx="340242" cy="27495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28936FE4" w14:textId="77777777" w:rsidR="00090888" w:rsidRPr="00394CDE" w:rsidRDefault="00090888" w:rsidP="00090888">
                            <w:pPr>
                              <w:jc w:val="center"/>
                              <w:rPr>
                                <w:rFonts w:ascii="Times New Roman" w:hAnsi="Times New Roman" w:cs="Times New Roman"/>
                                <w:b/>
                                <w:bCs/>
                                <w:lang w:val="en-CA"/>
                              </w:rPr>
                            </w:pPr>
                            <w:r w:rsidRPr="00394CDE">
                              <w:rPr>
                                <w:rFonts w:ascii="Times New Roman" w:hAnsi="Times New Roman" w:cs="Times New Roman"/>
                                <w:b/>
                                <w:bCs/>
                                <w:lang w:val="en-CA"/>
                              </w:rPr>
                              <w:t>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11F386A" id="_x0000_s1040" type="#_x0000_t202" style="position:absolute;margin-left:-22.45pt;margin-top:8pt;width:26.8pt;height:21.65pt;z-index:251725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" filled="f" stroked="f">
                <v:textbox>
                  <w:txbxContent>
                    <w:p w14:paraId="28936FE4" w14:textId="77777777" w:rsidR="00090888" w:rsidRPr="00394CDE" w:rsidRDefault="00090888" w:rsidP="00090888">
                      <w:pPr>
                        <w:jc w:val="center"/>
                        <w:rPr>
                          <w:rFonts w:ascii="Times New Roman" w:hAnsi="Times New Roman" w:cs="Times New Roman"/>
                          <w:b/>
                          <w:bCs/>
                          <w:lang w:val="en-CA"/>
                        </w:rPr>
                      </w:pPr>
                      <w:r w:rsidRPr="00394CDE">
                        <w:rPr>
                          <w:rFonts w:ascii="Times New Roman" w:hAnsi="Times New Roman" w:cs="Times New Roman"/>
                          <w:b/>
                          <w:bCs/>
                          <w:lang w:val="en-CA"/>
                        </w:rPr>
                        <w:t>A</w:t>
                      </w:r>
                    </w:p>
                  </w:txbxContent>
                </v:textbox>
              </v:shape>
            </w:pict>
          </mc:Fallback>
        </mc:AlternateContent>
      </w:r>
    </w:p>
    <w:p w14:paraId="073DBC1C" w14:textId="54AD1DF6" w:rsidR="0046709C" w:rsidRDefault="00090888" w:rsidP="0046709C">
      <w:r>
        <w:rPr>
          <w:noProof/>
          <w:lang w:val="de-DE" w:eastAsia="de-DE" w:bidi="ar-SA"/>
          <w14:ligatures w14:val="standardContextual"/>
        </w:rPr>
        <mc:AlternateContent>
          <mc:Choice Requires="wps">
            <w:drawing>
              <wp:anchor distT="0" distB="0" distL="114300" distR="114300" simplePos="0" relativeHeight="251711488" behindDoc="0" locked="0" layoutInCell="1" allowOverlap="1" wp14:anchorId="26591C56" wp14:editId="4DC7DEB7">
                <wp:simplePos x="0" y="0"/>
                <wp:positionH relativeFrom="column">
                  <wp:posOffset>2939768</wp:posOffset>
                </wp:positionH>
                <wp:positionV relativeFrom="paragraph">
                  <wp:posOffset>184150</wp:posOffset>
                </wp:positionV>
                <wp:extent cx="2927985" cy="565079"/>
                <wp:effectExtent l="0" t="0" r="0" b="0"/>
                <wp:wrapNone/>
                <wp:docPr id="1947876749" name="Text Box 3"/>
                <wp:cNvGraphicFramePr/>
                <a:graphic xmlns:a="http://schemas.openxmlformats.org/drawingml/2006/main">
                  <a:graphicData uri="http://schemas.microsoft.com/office/word/2010/wordprocessingShape">
                    <wps:wsp>
                      <wps:cNvSpPr txBox="1"/>
                      <wps:spPr>
                        <a:xfrm>
                          <a:off x="0" y="0"/>
                          <a:ext cx="2927985" cy="565079"/>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79DEE847" w14:textId="143EAB52" w:rsidR="00090888" w:rsidRPr="00090888" w:rsidRDefault="00090888" w:rsidP="00090888">
                            <w:pPr>
                              <w:jc w:val="center"/>
                              <w:rPr>
                                <w:rFonts w:ascii="Times New Roman" w:hAnsi="Times New Roman" w:cs="Times New Roman"/>
                                <w:b/>
                                <w:bCs/>
                                <w:lang w:val="en-CA"/>
                              </w:rPr>
                            </w:pPr>
                            <w:r w:rsidRPr="00090888">
                              <w:rPr>
                                <w:rFonts w:ascii="Times New Roman" w:hAnsi="Times New Roman" w:cs="Times New Roman"/>
                                <w:b/>
                                <w:bCs/>
                                <w:lang w:val="en-CA"/>
                              </w:rPr>
                              <w:t xml:space="preserve">Effect of </w:t>
                            </w:r>
                            <w:r>
                              <w:rPr>
                                <w:rFonts w:ascii="Times New Roman" w:hAnsi="Times New Roman" w:cs="Times New Roman"/>
                                <w:b/>
                                <w:bCs/>
                                <w:lang w:val="en-CA"/>
                              </w:rPr>
                              <w:t>Source Memory, Context</w:t>
                            </w:r>
                            <w:r w:rsidRPr="00090888">
                              <w:rPr>
                                <w:rFonts w:ascii="Times New Roman" w:hAnsi="Times New Roman" w:cs="Times New Roman"/>
                                <w:b/>
                                <w:bCs/>
                                <w:lang w:val="en-CA"/>
                              </w:rPr>
                              <w:t xml:space="preserve"> and</w:t>
                            </w:r>
                            <w:r>
                              <w:rPr>
                                <w:rFonts w:ascii="Times New Roman" w:hAnsi="Times New Roman" w:cs="Times New Roman"/>
                                <w:b/>
                                <w:bCs/>
                                <w:lang w:val="en-CA"/>
                              </w:rPr>
                              <w:t xml:space="preserve"> </w:t>
                            </w:r>
                            <w:r w:rsidRPr="00090888">
                              <w:rPr>
                                <w:rFonts w:ascii="Times New Roman" w:hAnsi="Times New Roman" w:cs="Times New Roman"/>
                                <w:b/>
                                <w:bCs/>
                                <w:lang w:val="en-CA"/>
                              </w:rPr>
                              <w:t xml:space="preserve">Boundary on </w:t>
                            </w:r>
                            <w:r>
                              <w:rPr>
                                <w:rFonts w:ascii="Times New Roman" w:hAnsi="Times New Roman" w:cs="Times New Roman"/>
                                <w:b/>
                                <w:bCs/>
                                <w:lang w:val="en-CA"/>
                              </w:rPr>
                              <w:t>Temporal</w:t>
                            </w:r>
                            <w:r w:rsidRPr="00090888">
                              <w:rPr>
                                <w:rFonts w:ascii="Times New Roman" w:hAnsi="Times New Roman" w:cs="Times New Roman"/>
                                <w:b/>
                                <w:bCs/>
                                <w:lang w:val="en-CA"/>
                              </w:rPr>
                              <w:t xml:space="preserve"> </w:t>
                            </w:r>
                            <w:r>
                              <w:rPr>
                                <w:rFonts w:ascii="Times New Roman" w:hAnsi="Times New Roman" w:cs="Times New Roman"/>
                                <w:b/>
                                <w:bCs/>
                                <w:lang w:val="en-CA"/>
                              </w:rPr>
                              <w:t>Distance</w:t>
                            </w:r>
                            <w:r w:rsidRPr="00090888">
                              <w:rPr>
                                <w:rFonts w:ascii="Times New Roman" w:hAnsi="Times New Roman" w:cs="Times New Roman"/>
                                <w:b/>
                                <w:bCs/>
                                <w:lang w:val="en-CA"/>
                              </w:rPr>
                              <w:t xml:space="preserve"> </w:t>
                            </w:r>
                            <w:r>
                              <w:rPr>
                                <w:rFonts w:ascii="Times New Roman" w:hAnsi="Times New Roman" w:cs="Times New Roman"/>
                                <w:b/>
                                <w:bCs/>
                                <w:lang w:val="en-CA"/>
                              </w:rPr>
                              <w:t>Judgment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6591C56" id="_x0000_s1041" type="#_x0000_t202" style="position:absolute;margin-left:231.5pt;margin-top:14.5pt;width:230.55pt;height:44.5pt;z-index:251711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" filled="f" stroked="f">
                <v:textbox>
                  <w:txbxContent>
                    <w:p w14:paraId="79DEE847" w14:textId="143EAB52" w:rsidR="00090888" w:rsidRPr="00090888" w:rsidRDefault="00090888" w:rsidP="00090888">
                      <w:pPr>
                        <w:jc w:val="center"/>
                        <w:rPr>
                          <w:rFonts w:ascii="Times New Roman" w:hAnsi="Times New Roman" w:cs="Times New Roman"/>
                          <w:b/>
                          <w:bCs/>
                          <w:lang w:val="en-CA"/>
                        </w:rPr>
                      </w:pPr>
                      <w:r w:rsidRPr="00090888">
                        <w:rPr>
                          <w:rFonts w:ascii="Times New Roman" w:hAnsi="Times New Roman" w:cs="Times New Roman"/>
                          <w:b/>
                          <w:bCs/>
                          <w:lang w:val="en-CA"/>
                        </w:rPr>
                        <w:t xml:space="preserve">Effect of </w:t>
                      </w:r>
                      <w:r>
                        <w:rPr>
                          <w:rFonts w:ascii="Times New Roman" w:hAnsi="Times New Roman" w:cs="Times New Roman"/>
                          <w:b/>
                          <w:bCs/>
                          <w:lang w:val="en-CA"/>
                        </w:rPr>
                        <w:t>Source Memory, Context</w:t>
                      </w:r>
                      <w:r w:rsidRPr="00090888">
                        <w:rPr>
                          <w:rFonts w:ascii="Times New Roman" w:hAnsi="Times New Roman" w:cs="Times New Roman"/>
                          <w:b/>
                          <w:bCs/>
                          <w:lang w:val="en-CA"/>
                        </w:rPr>
                        <w:t xml:space="preserve"> and</w:t>
                      </w:r>
                      <w:r>
                        <w:rPr>
                          <w:rFonts w:ascii="Times New Roman" w:hAnsi="Times New Roman" w:cs="Times New Roman"/>
                          <w:b/>
                          <w:bCs/>
                          <w:lang w:val="en-CA"/>
                        </w:rPr>
                        <w:t xml:space="preserve"> </w:t>
                      </w:r>
                      <w:r w:rsidRPr="00090888">
                        <w:rPr>
                          <w:rFonts w:ascii="Times New Roman" w:hAnsi="Times New Roman" w:cs="Times New Roman"/>
                          <w:b/>
                          <w:bCs/>
                          <w:lang w:val="en-CA"/>
                        </w:rPr>
                        <w:t xml:space="preserve">Boundary on </w:t>
                      </w:r>
                      <w:r>
                        <w:rPr>
                          <w:rFonts w:ascii="Times New Roman" w:hAnsi="Times New Roman" w:cs="Times New Roman"/>
                          <w:b/>
                          <w:bCs/>
                          <w:lang w:val="en-CA"/>
                        </w:rPr>
                        <w:t>Temporal</w:t>
                      </w:r>
                      <w:r w:rsidRPr="00090888">
                        <w:rPr>
                          <w:rFonts w:ascii="Times New Roman" w:hAnsi="Times New Roman" w:cs="Times New Roman"/>
                          <w:b/>
                          <w:bCs/>
                          <w:lang w:val="en-CA"/>
                        </w:rPr>
                        <w:t xml:space="preserve"> </w:t>
                      </w:r>
                      <w:r>
                        <w:rPr>
                          <w:rFonts w:ascii="Times New Roman" w:hAnsi="Times New Roman" w:cs="Times New Roman"/>
                          <w:b/>
                          <w:bCs/>
                          <w:lang w:val="en-CA"/>
                        </w:rPr>
                        <w:t>Distance</w:t>
                      </w:r>
                      <w:r w:rsidRPr="00090888">
                        <w:rPr>
                          <w:rFonts w:ascii="Times New Roman" w:hAnsi="Times New Roman" w:cs="Times New Roman"/>
                          <w:b/>
                          <w:bCs/>
                          <w:lang w:val="en-CA"/>
                        </w:rPr>
                        <w:t xml:space="preserve"> </w:t>
                      </w:r>
                      <w:r>
                        <w:rPr>
                          <w:rFonts w:ascii="Times New Roman" w:hAnsi="Times New Roman" w:cs="Times New Roman"/>
                          <w:b/>
                          <w:bCs/>
                          <w:lang w:val="en-CA"/>
                        </w:rPr>
                        <w:t>Judgment</w:t>
                      </w:r>
                    </w:p>
                  </w:txbxContent>
                </v:textbox>
              </v:shape>
            </w:pict>
          </mc:Fallback>
        </mc:AlternateContent>
      </w:r>
      <w:r>
        <w:rPr>
          <w:noProof/>
          <w:lang w:val="de-DE" w:eastAsia="de-DE" w:bidi="ar-SA"/>
          <w14:ligatures w14:val="standardContextual"/>
        </w:rPr>
        <mc:AlternateContent>
          <mc:Choice Requires="wps">
            <w:drawing>
              <wp:anchor distT="0" distB="0" distL="114300" distR="114300" simplePos="0" relativeHeight="251697152" behindDoc="0" locked="0" layoutInCell="1" allowOverlap="1" wp14:anchorId="10F3696F" wp14:editId="70C45AAF">
                <wp:simplePos x="0" y="0"/>
                <wp:positionH relativeFrom="column">
                  <wp:posOffset>-149110</wp:posOffset>
                </wp:positionH>
                <wp:positionV relativeFrom="paragraph">
                  <wp:posOffset>159385</wp:posOffset>
                </wp:positionV>
                <wp:extent cx="2927985" cy="565079"/>
                <wp:effectExtent l="0" t="0" r="0" b="0"/>
                <wp:wrapNone/>
                <wp:docPr id="1574563199" name="Text Box 3"/>
                <wp:cNvGraphicFramePr/>
                <a:graphic xmlns:a="http://schemas.openxmlformats.org/drawingml/2006/main">
                  <a:graphicData uri="http://schemas.microsoft.com/office/word/2010/wordprocessingShape">
                    <wps:wsp>
                      <wps:cNvSpPr txBox="1"/>
                      <wps:spPr>
                        <a:xfrm>
                          <a:off x="0" y="0"/>
                          <a:ext cx="2927985" cy="565079"/>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0B6DC07E" w14:textId="6DC77AA5" w:rsidR="00090888" w:rsidRPr="00090888" w:rsidRDefault="00090888" w:rsidP="00090888">
                            <w:pPr>
                              <w:jc w:val="center"/>
                              <w:rPr>
                                <w:rFonts w:ascii="Times New Roman" w:hAnsi="Times New Roman" w:cs="Times New Roman"/>
                                <w:b/>
                                <w:bCs/>
                                <w:lang w:val="en-CA"/>
                              </w:rPr>
                            </w:pPr>
                            <w:r w:rsidRPr="00090888">
                              <w:rPr>
                                <w:rFonts w:ascii="Times New Roman" w:hAnsi="Times New Roman" w:cs="Times New Roman"/>
                                <w:b/>
                                <w:bCs/>
                                <w:lang w:val="en-CA"/>
                              </w:rPr>
                              <w:t xml:space="preserve">Effect of </w:t>
                            </w:r>
                            <w:r>
                              <w:rPr>
                                <w:rFonts w:ascii="Times New Roman" w:hAnsi="Times New Roman" w:cs="Times New Roman"/>
                                <w:b/>
                                <w:bCs/>
                                <w:lang w:val="en-CA"/>
                              </w:rPr>
                              <w:t>Source Memory, Context</w:t>
                            </w:r>
                            <w:r w:rsidRPr="00090888">
                              <w:rPr>
                                <w:rFonts w:ascii="Times New Roman" w:hAnsi="Times New Roman" w:cs="Times New Roman"/>
                                <w:b/>
                                <w:bCs/>
                                <w:lang w:val="en-CA"/>
                              </w:rPr>
                              <w:t xml:space="preserve"> and</w:t>
                            </w:r>
                            <w:r>
                              <w:rPr>
                                <w:rFonts w:ascii="Times New Roman" w:hAnsi="Times New Roman" w:cs="Times New Roman"/>
                                <w:b/>
                                <w:bCs/>
                                <w:lang w:val="en-CA"/>
                              </w:rPr>
                              <w:t xml:space="preserve"> </w:t>
                            </w:r>
                            <w:r w:rsidRPr="00090888">
                              <w:rPr>
                                <w:rFonts w:ascii="Times New Roman" w:hAnsi="Times New Roman" w:cs="Times New Roman"/>
                                <w:b/>
                                <w:bCs/>
                                <w:lang w:val="en-CA"/>
                              </w:rPr>
                              <w:t xml:space="preserve">Boundary on </w:t>
                            </w:r>
                            <w:r>
                              <w:rPr>
                                <w:rFonts w:ascii="Times New Roman" w:hAnsi="Times New Roman" w:cs="Times New Roman"/>
                                <w:b/>
                                <w:bCs/>
                                <w:lang w:val="en-CA"/>
                              </w:rPr>
                              <w:t>Temporal</w:t>
                            </w:r>
                            <w:r w:rsidRPr="00090888">
                              <w:rPr>
                                <w:rFonts w:ascii="Times New Roman" w:hAnsi="Times New Roman" w:cs="Times New Roman"/>
                                <w:b/>
                                <w:bCs/>
                                <w:lang w:val="en-CA"/>
                              </w:rPr>
                              <w:t xml:space="preserve"> Order Memory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0F3696F" id="_x0000_s1042" type="#_x0000_t202" style="position:absolute;margin-left:-11.75pt;margin-top:12.55pt;width:230.55pt;height:44.5pt;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" filled="f" stroked="f">
                <v:textbox>
                  <w:txbxContent>
                    <w:p w14:paraId="0B6DC07E" w14:textId="6DC77AA5" w:rsidR="00090888" w:rsidRPr="00090888" w:rsidRDefault="00090888" w:rsidP="00090888">
                      <w:pPr>
                        <w:jc w:val="center"/>
                        <w:rPr>
                          <w:rFonts w:ascii="Times New Roman" w:hAnsi="Times New Roman" w:cs="Times New Roman"/>
                          <w:b/>
                          <w:bCs/>
                          <w:lang w:val="en-CA"/>
                        </w:rPr>
                      </w:pPr>
                      <w:r w:rsidRPr="00090888">
                        <w:rPr>
                          <w:rFonts w:ascii="Times New Roman" w:hAnsi="Times New Roman" w:cs="Times New Roman"/>
                          <w:b/>
                          <w:bCs/>
                          <w:lang w:val="en-CA"/>
                        </w:rPr>
                        <w:t xml:space="preserve">Effect of </w:t>
                      </w:r>
                      <w:r>
                        <w:rPr>
                          <w:rFonts w:ascii="Times New Roman" w:hAnsi="Times New Roman" w:cs="Times New Roman"/>
                          <w:b/>
                          <w:bCs/>
                          <w:lang w:val="en-CA"/>
                        </w:rPr>
                        <w:t>Source Memory, Context</w:t>
                      </w:r>
                      <w:r w:rsidRPr="00090888">
                        <w:rPr>
                          <w:rFonts w:ascii="Times New Roman" w:hAnsi="Times New Roman" w:cs="Times New Roman"/>
                          <w:b/>
                          <w:bCs/>
                          <w:lang w:val="en-CA"/>
                        </w:rPr>
                        <w:t xml:space="preserve"> and</w:t>
                      </w:r>
                      <w:r>
                        <w:rPr>
                          <w:rFonts w:ascii="Times New Roman" w:hAnsi="Times New Roman" w:cs="Times New Roman"/>
                          <w:b/>
                          <w:bCs/>
                          <w:lang w:val="en-CA"/>
                        </w:rPr>
                        <w:t xml:space="preserve"> </w:t>
                      </w:r>
                      <w:r w:rsidRPr="00090888">
                        <w:rPr>
                          <w:rFonts w:ascii="Times New Roman" w:hAnsi="Times New Roman" w:cs="Times New Roman"/>
                          <w:b/>
                          <w:bCs/>
                          <w:lang w:val="en-CA"/>
                        </w:rPr>
                        <w:t xml:space="preserve">Boundary on </w:t>
                      </w:r>
                      <w:r>
                        <w:rPr>
                          <w:rFonts w:ascii="Times New Roman" w:hAnsi="Times New Roman" w:cs="Times New Roman"/>
                          <w:b/>
                          <w:bCs/>
                          <w:lang w:val="en-CA"/>
                        </w:rPr>
                        <w:t>Temporal</w:t>
                      </w:r>
                      <w:r w:rsidRPr="00090888">
                        <w:rPr>
                          <w:rFonts w:ascii="Times New Roman" w:hAnsi="Times New Roman" w:cs="Times New Roman"/>
                          <w:b/>
                          <w:bCs/>
                          <w:lang w:val="en-CA"/>
                        </w:rPr>
                        <w:t xml:space="preserve"> Order Memory</w:t>
                      </w:r>
                    </w:p>
                  </w:txbxContent>
                </v:textbox>
              </v:shape>
            </w:pict>
          </mc:Fallback>
        </mc:AlternateContent>
      </w:r>
    </w:p>
    <w:p w14:paraId="6666291B" w14:textId="10635530" w:rsidR="0046709C" w:rsidRDefault="00090888" w:rsidP="0046709C">
      <w:r>
        <w:rPr>
          <w:noProof/>
          <w:lang w:val="de-DE" w:eastAsia="de-DE" w:bidi="ar-SA"/>
          <w14:ligatures w14:val="standardContextual"/>
        </w:rPr>
        <mc:AlternateContent>
          <mc:Choice Requires="wps">
            <w:drawing>
              <wp:anchor distT="0" distB="0" distL="114300" distR="114300" simplePos="0" relativeHeight="251709440" behindDoc="0" locked="0" layoutInCell="1" allowOverlap="1" wp14:anchorId="7F4C41CA" wp14:editId="1E264A00">
                <wp:simplePos x="0" y="0"/>
                <wp:positionH relativeFrom="column">
                  <wp:posOffset>2802891</wp:posOffset>
                </wp:positionH>
                <wp:positionV relativeFrom="paragraph">
                  <wp:posOffset>178375</wp:posOffset>
                </wp:positionV>
                <wp:extent cx="347980" cy="2133600"/>
                <wp:effectExtent l="0" t="0" r="0" b="0"/>
                <wp:wrapNone/>
                <wp:docPr id="61199140" name="Text Box 5"/>
                <wp:cNvGraphicFramePr/>
                <a:graphic xmlns:a="http://schemas.openxmlformats.org/drawingml/2006/main">
                  <a:graphicData uri="http://schemas.microsoft.com/office/word/2010/wordprocessingShape">
                    <wps:wsp>
                      <wps:cNvSpPr txBox="1"/>
                      <wps:spPr>
                        <a:xfrm rot="10800000">
                          <a:off x="0" y="0"/>
                          <a:ext cx="347980" cy="213360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67AD5EB7" w14:textId="77777777" w:rsidR="00090888" w:rsidRPr="00090888" w:rsidRDefault="00090888" w:rsidP="00090888">
                            <w:pPr>
                              <w:rPr>
                                <w:rFonts w:ascii="Times New Roman" w:hAnsi="Times New Roman" w:cs="Times New Roman"/>
                                <w:lang w:val="en-CA"/>
                              </w:rPr>
                            </w:pPr>
                            <w:r w:rsidRPr="00090888">
                              <w:rPr>
                                <w:rFonts w:ascii="Times New Roman" w:hAnsi="Times New Roman" w:cs="Times New Roman"/>
                                <w:lang w:val="en-CA"/>
                              </w:rPr>
                              <w:t xml:space="preserve">Temporal </w:t>
                            </w:r>
                            <w:r>
                              <w:rPr>
                                <w:rFonts w:ascii="Times New Roman" w:hAnsi="Times New Roman" w:cs="Times New Roman"/>
                                <w:lang w:val="en-CA"/>
                              </w:rPr>
                              <w:t>Distance Rating</w:t>
                            </w:r>
                          </w:p>
                        </w:txbxContent>
                      </wps:txbx>
                      <wps:bodyPr rot="0" spcFirstLastPara="0" vertOverflow="overflow" horzOverflow="overflow" vert="eaVert"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F4C41CA" id="_x0000_s1043" type="#_x0000_t202" style="position:absolute;margin-left:220.7pt;margin-top:14.05pt;width:27.4pt;height:168pt;rotation:180;z-index:25170944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" filled="f" stroked="f">
                <v:textbox style="layout-flow:vertical-ideographic">
                  <w:txbxContent>
                    <w:p w14:paraId="67AD5EB7" w14:textId="77777777" w:rsidR="00090888" w:rsidRPr="00090888" w:rsidRDefault="00090888" w:rsidP="00090888">
                      <w:pPr>
                        <w:rPr>
                          <w:rFonts w:ascii="Times New Roman" w:hAnsi="Times New Roman" w:cs="Times New Roman"/>
                          <w:lang w:val="en-CA"/>
                        </w:rPr>
                      </w:pPr>
                      <w:r w:rsidRPr="00090888">
                        <w:rPr>
                          <w:rFonts w:ascii="Times New Roman" w:hAnsi="Times New Roman" w:cs="Times New Roman"/>
                          <w:lang w:val="en-CA"/>
                        </w:rPr>
                        <w:t xml:space="preserve">Temporal </w:t>
                      </w:r>
                      <w:r>
                        <w:rPr>
                          <w:rFonts w:ascii="Times New Roman" w:hAnsi="Times New Roman" w:cs="Times New Roman"/>
                          <w:lang w:val="en-CA"/>
                        </w:rPr>
                        <w:t>Distance Rating</w:t>
                      </w:r>
                    </w:p>
                  </w:txbxContent>
                </v:textbox>
              </v:shape>
            </w:pict>
          </mc:Fallback>
        </mc:AlternateContent>
      </w:r>
    </w:p>
    <w:p w14:paraId="68CC2CCD" w14:textId="5476E1AC" w:rsidR="0046709C" w:rsidRDefault="00090888" w:rsidP="0046709C">
      <w:r>
        <w:rPr>
          <w:noProof/>
          <w:lang w:val="de-DE" w:eastAsia="de-DE" w:bidi="ar-SA"/>
        </w:rPr>
        <w:drawing>
          <wp:anchor distT="114300" distB="114300" distL="114300" distR="114300" simplePos="0" relativeHeight="251663360" behindDoc="1" locked="0" layoutInCell="1" hidden="0" allowOverlap="1" wp14:anchorId="483865AB" wp14:editId="16651E46">
            <wp:simplePos x="0" y="0"/>
            <wp:positionH relativeFrom="column">
              <wp:posOffset>55418</wp:posOffset>
            </wp:positionH>
            <wp:positionV relativeFrom="paragraph">
              <wp:posOffset>184612</wp:posOffset>
            </wp:positionV>
            <wp:extent cx="2729346" cy="2159173"/>
            <wp:effectExtent l="0" t="0" r="1270" b="0"/>
            <wp:wrapNone/>
            <wp:docPr id="3" name="image2.png" descr="A comparison of a graph&#10;&#10;AI-generated content may be incorrect."/>
            <wp:cNvGraphicFramePr/>
            <a:graphic xmlns:a="http://schemas.openxmlformats.org/drawingml/2006/main">
              <a:graphicData uri="http://schemas.openxmlformats.org/drawingml/2006/picture">
                <pic:pic xmlns:pic="http://schemas.openxmlformats.org/drawingml/2006/picture">
                  <pic:nvPicPr>
                    <pic:cNvPr id="3" name="image2.png" descr="A comparison of a graph&#10;&#10;AI-generated content may be incorrect."/>
                    <pic:cNvPicPr preferRelativeResize="0"/>
                  </pic:nvPicPr>
                  <pic:blipFill rotWithShape="1">
                    <a:blip r:embed="rId16"/>
                    <a:srcRect l="1948" t="19882" r="55576" b="11297"/>
                    <a:stretch>
                      <a:fillRect/>
                    </a:stretch>
                  </pic:blipFill>
                  <pic:spPr bwMode="auto">
                    <a:xfrm>
                      <a:off x="0" y="0"/>
                      <a:ext cx="2766250" cy="2188367"/>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BDF9906" w14:textId="4B3A2467" w:rsidR="0046709C" w:rsidRDefault="00090888" w:rsidP="0046709C">
      <w:r>
        <w:rPr>
          <w:noProof/>
          <w:lang w:val="de-DE" w:eastAsia="de-DE" w:bidi="ar-SA"/>
          <w14:ligatures w14:val="standardContextual"/>
        </w:rPr>
        <mc:AlternateContent>
          <mc:Choice Requires="wps">
            <w:drawing>
              <wp:anchor distT="0" distB="0" distL="114300" distR="114300" simplePos="0" relativeHeight="251822080" behindDoc="0" locked="0" layoutInCell="1" allowOverlap="1" wp14:anchorId="4395F972" wp14:editId="16A3517E">
                <wp:simplePos x="0" y="0"/>
                <wp:positionH relativeFrom="column">
                  <wp:posOffset>5267325</wp:posOffset>
                </wp:positionH>
                <wp:positionV relativeFrom="paragraph">
                  <wp:posOffset>100421</wp:posOffset>
                </wp:positionV>
                <wp:extent cx="1685290" cy="264160"/>
                <wp:effectExtent l="0" t="0" r="0" b="0"/>
                <wp:wrapNone/>
                <wp:docPr id="1390895300" name="Text Box 3"/>
                <wp:cNvGraphicFramePr/>
                <a:graphic xmlns:a="http://schemas.openxmlformats.org/drawingml/2006/main">
                  <a:graphicData uri="http://schemas.microsoft.com/office/word/2010/wordprocessingShape">
                    <wps:wsp>
                      <wps:cNvSpPr txBox="1"/>
                      <wps:spPr>
                        <a:xfrm>
                          <a:off x="0" y="0"/>
                          <a:ext cx="1685290" cy="26416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D13C9B7" w14:textId="77777777" w:rsidR="00090888" w:rsidRPr="00A27D34" w:rsidRDefault="00090888" w:rsidP="00090888">
                            <w:pPr>
                              <w:jc w:val="center"/>
                              <w:rPr>
                                <w:rFonts w:ascii="Times New Roman" w:hAnsi="Times New Roman" w:cs="Times New Roman"/>
                                <w:b/>
                                <w:bCs/>
                                <w:sz w:val="16"/>
                                <w:szCs w:val="16"/>
                                <w:lang w:val="en-CA"/>
                              </w:rPr>
                            </w:pPr>
                            <w:r>
                              <w:rPr>
                                <w:rFonts w:ascii="Times New Roman" w:hAnsi="Times New Roman" w:cs="Times New Roman"/>
                                <w:b/>
                                <w:bCs/>
                                <w:sz w:val="16"/>
                                <w:szCs w:val="16"/>
                                <w:lang w:val="en-CA"/>
                              </w:rPr>
                              <w:t>Boundary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395F972" id="_x0000_s1044" type="#_x0000_t202" style="position:absolute;margin-left:414.75pt;margin-top:7.9pt;width:132.7pt;height:20.8pt;z-index:251822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" filled="f" stroked="f">
                <v:textbox>
                  <w:txbxContent>
                    <w:p w14:paraId="4D13C9B7" w14:textId="77777777" w:rsidR="00090888" w:rsidRPr="00A27D34" w:rsidRDefault="00090888" w:rsidP="00090888">
                      <w:pPr>
                        <w:jc w:val="center"/>
                        <w:rPr>
                          <w:rFonts w:ascii="Times New Roman" w:hAnsi="Times New Roman" w:cs="Times New Roman"/>
                          <w:b/>
                          <w:bCs/>
                          <w:sz w:val="16"/>
                          <w:szCs w:val="16"/>
                          <w:lang w:val="en-CA"/>
                        </w:rPr>
                      </w:pPr>
                      <w:r>
                        <w:rPr>
                          <w:rFonts w:ascii="Times New Roman" w:hAnsi="Times New Roman" w:cs="Times New Roman"/>
                          <w:b/>
                          <w:bCs/>
                          <w:sz w:val="16"/>
                          <w:szCs w:val="16"/>
                          <w:lang w:val="en-CA"/>
                        </w:rPr>
                        <w:t>Boundary</w:t>
                      </w:r>
                    </w:p>
                  </w:txbxContent>
                </v:textbox>
              </v:shape>
            </w:pict>
          </mc:Fallback>
        </mc:AlternateContent>
      </w:r>
      <w:r>
        <w:rPr>
          <w:noProof/>
          <w:lang w:val="de-DE" w:eastAsia="de-DE" w:bidi="ar-SA"/>
        </w:rPr>
        <w:drawing>
          <wp:anchor distT="114300" distB="114300" distL="114300" distR="114300" simplePos="0" relativeHeight="251707392" behindDoc="1" locked="0" layoutInCell="1" hidden="0" allowOverlap="1" wp14:anchorId="20799F3C" wp14:editId="1588792B">
            <wp:simplePos x="0" y="0"/>
            <wp:positionH relativeFrom="column">
              <wp:posOffset>3152140</wp:posOffset>
            </wp:positionH>
            <wp:positionV relativeFrom="paragraph">
              <wp:posOffset>59690</wp:posOffset>
            </wp:positionV>
            <wp:extent cx="2728595" cy="2107565"/>
            <wp:effectExtent l="0" t="0" r="1905" b="635"/>
            <wp:wrapNone/>
            <wp:docPr id="1288197231" name="image2.png" descr="A comparison of a graph&#10;&#10;AI-generated content may be incorrect."/>
            <wp:cNvGraphicFramePr/>
            <a:graphic xmlns:a="http://schemas.openxmlformats.org/drawingml/2006/main">
              <a:graphicData uri="http://schemas.openxmlformats.org/drawingml/2006/picture">
                <pic:pic xmlns:pic="http://schemas.openxmlformats.org/drawingml/2006/picture">
                  <pic:nvPicPr>
                    <pic:cNvPr id="3" name="image2.png" descr="A comparison of a graph&#10;&#10;AI-generated content may be incorrect."/>
                    <pic:cNvPicPr preferRelativeResize="0"/>
                  </pic:nvPicPr>
                  <pic:blipFill rotWithShape="1">
                    <a:blip r:embed="rId16"/>
                    <a:srcRect l="50600" t="20689" r="6924" b="12121"/>
                    <a:stretch>
                      <a:fillRect/>
                    </a:stretch>
                  </pic:blipFill>
                  <pic:spPr bwMode="auto">
                    <a:xfrm>
                      <a:off x="0" y="0"/>
                      <a:ext cx="2728595" cy="210756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lang w:val="de-DE" w:eastAsia="de-DE" w:bidi="ar-SA"/>
          <w14:ligatures w14:val="standardContextual"/>
        </w:rPr>
        <mc:AlternateContent>
          <mc:Choice Requires="wps">
            <w:drawing>
              <wp:anchor distT="0" distB="0" distL="114300" distR="114300" simplePos="0" relativeHeight="251699200" behindDoc="0" locked="0" layoutInCell="1" allowOverlap="1" wp14:anchorId="66806AAB" wp14:editId="67A9C44F">
                <wp:simplePos x="0" y="0"/>
                <wp:positionH relativeFrom="column">
                  <wp:posOffset>-359410</wp:posOffset>
                </wp:positionH>
                <wp:positionV relativeFrom="paragraph">
                  <wp:posOffset>234315</wp:posOffset>
                </wp:positionV>
                <wp:extent cx="347980" cy="1642745"/>
                <wp:effectExtent l="0" t="0" r="0" b="0"/>
                <wp:wrapNone/>
                <wp:docPr id="2083103898" name="Text Box 5"/>
                <wp:cNvGraphicFramePr/>
                <a:graphic xmlns:a="http://schemas.openxmlformats.org/drawingml/2006/main">
                  <a:graphicData uri="http://schemas.microsoft.com/office/word/2010/wordprocessingShape">
                    <wps:wsp>
                      <wps:cNvSpPr txBox="1"/>
                      <wps:spPr>
                        <a:xfrm rot="10800000">
                          <a:off x="0" y="0"/>
                          <a:ext cx="347980" cy="164274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20B77B1D" w14:textId="77777777" w:rsidR="00090888" w:rsidRPr="00090888" w:rsidRDefault="00090888" w:rsidP="00090888">
                            <w:pPr>
                              <w:rPr>
                                <w:rFonts w:ascii="Times New Roman" w:hAnsi="Times New Roman" w:cs="Times New Roman"/>
                                <w:lang w:val="en-CA"/>
                              </w:rPr>
                            </w:pPr>
                            <w:r w:rsidRPr="00090888">
                              <w:rPr>
                                <w:rFonts w:ascii="Times New Roman" w:hAnsi="Times New Roman" w:cs="Times New Roman"/>
                                <w:lang w:val="en-CA"/>
                              </w:rPr>
                              <w:t>Temporal Order Accuracy</w:t>
                            </w:r>
                          </w:p>
                        </w:txbxContent>
                      </wps:txbx>
                      <wps:bodyPr rot="0" spcFirstLastPara="0" vertOverflow="overflow" horzOverflow="overflow" vert="eaVert"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6806AAB" id="_x0000_s1045" type="#_x0000_t202" style="position:absolute;margin-left:-28.3pt;margin-top:18.45pt;width:27.4pt;height:129.35pt;rotation:180;z-index:25169920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" filled="f" stroked="f">
                <v:textbox style="layout-flow:vertical-ideographic">
                  <w:txbxContent>
                    <w:p w14:paraId="20B77B1D" w14:textId="77777777" w:rsidR="00090888" w:rsidRPr="00090888" w:rsidRDefault="00090888" w:rsidP="00090888">
                      <w:pPr>
                        <w:rPr>
                          <w:rFonts w:ascii="Times New Roman" w:hAnsi="Times New Roman" w:cs="Times New Roman"/>
                          <w:lang w:val="en-CA"/>
                        </w:rPr>
                      </w:pPr>
                      <w:r w:rsidRPr="00090888">
                        <w:rPr>
                          <w:rFonts w:ascii="Times New Roman" w:hAnsi="Times New Roman" w:cs="Times New Roman"/>
                          <w:lang w:val="en-CA"/>
                        </w:rPr>
                        <w:t>Temporal Order Accuracy</w:t>
                      </w:r>
                    </w:p>
                  </w:txbxContent>
                </v:textbox>
              </v:shape>
            </w:pict>
          </mc:Fallback>
        </mc:AlternateContent>
      </w:r>
    </w:p>
    <w:p w14:paraId="41B082DE" w14:textId="00B47242" w:rsidR="00090888" w:rsidRDefault="00090888" w:rsidP="0046709C">
      <w:pPr>
        <w:rPr>
          <w:rFonts w:ascii="Times New Roman" w:hAnsi="Times New Roman" w:cs="Times New Roman"/>
          <w:b/>
        </w:rPr>
      </w:pPr>
      <w:r>
        <w:rPr>
          <w:noProof/>
          <w:lang w:val="de-DE" w:eastAsia="de-DE" w:bidi="ar-SA"/>
          <w14:ligatures w14:val="standardContextual"/>
        </w:rPr>
        <mc:AlternateContent>
          <mc:Choice Requires="wps">
            <w:drawing>
              <wp:anchor distT="0" distB="0" distL="114300" distR="114300" simplePos="0" relativeHeight="251823104" behindDoc="0" locked="0" layoutInCell="1" allowOverlap="1" wp14:anchorId="7B723548" wp14:editId="0FCE442F">
                <wp:simplePos x="0" y="0"/>
                <wp:positionH relativeFrom="column">
                  <wp:posOffset>5354229</wp:posOffset>
                </wp:positionH>
                <wp:positionV relativeFrom="paragraph">
                  <wp:posOffset>55245</wp:posOffset>
                </wp:positionV>
                <wp:extent cx="1685290" cy="264160"/>
                <wp:effectExtent l="0" t="0" r="0" b="0"/>
                <wp:wrapNone/>
                <wp:docPr id="1937292540" name="Text Box 3"/>
                <wp:cNvGraphicFramePr/>
                <a:graphic xmlns:a="http://schemas.openxmlformats.org/drawingml/2006/main">
                  <a:graphicData uri="http://schemas.microsoft.com/office/word/2010/wordprocessingShape">
                    <wps:wsp>
                      <wps:cNvSpPr txBox="1"/>
                      <wps:spPr>
                        <a:xfrm>
                          <a:off x="0" y="0"/>
                          <a:ext cx="1685290" cy="26416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75C17A06" w14:textId="77777777" w:rsidR="00090888" w:rsidRPr="00090888" w:rsidRDefault="00090888" w:rsidP="00090888">
                            <w:pPr>
                              <w:jc w:val="center"/>
                              <w:rPr>
                                <w:rFonts w:ascii="Times New Roman" w:hAnsi="Times New Roman" w:cs="Times New Roman"/>
                                <w:i/>
                                <w:iCs/>
                                <w:sz w:val="16"/>
                                <w:szCs w:val="16"/>
                                <w:lang w:val="en-CA"/>
                              </w:rPr>
                            </w:pPr>
                            <w:r w:rsidRPr="00394CDE">
                              <w:rPr>
                                <w:rFonts w:ascii="Times New Roman" w:hAnsi="Times New Roman" w:cs="Times New Roman"/>
                                <w:i/>
                                <w:iCs/>
                                <w:sz w:val="16"/>
                                <w:szCs w:val="16"/>
                                <w:lang w:val="en-CA"/>
                              </w:rPr>
                              <w:t>Within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B723548" id="_x0000_s1046" type="#_x0000_t202" style="position:absolute;margin-left:421.6pt;margin-top:4.35pt;width:132.7pt;height:20.8pt;z-index:251823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" filled="f" stroked="f">
                <v:textbox>
                  <w:txbxContent>
                    <w:p w14:paraId="75C17A06" w14:textId="77777777" w:rsidR="00090888" w:rsidRPr="00090888" w:rsidRDefault="00090888" w:rsidP="00090888">
                      <w:pPr>
                        <w:jc w:val="center"/>
                        <w:rPr>
                          <w:rFonts w:ascii="Times New Roman" w:hAnsi="Times New Roman" w:cs="Times New Roman"/>
                          <w:i/>
                          <w:iCs/>
                          <w:sz w:val="16"/>
                          <w:szCs w:val="16"/>
                          <w:lang w:val="en-CA"/>
                        </w:rPr>
                      </w:pPr>
                      <w:r w:rsidRPr="00394CDE">
                        <w:rPr>
                          <w:rFonts w:ascii="Times New Roman" w:hAnsi="Times New Roman" w:cs="Times New Roman"/>
                          <w:i/>
                          <w:iCs/>
                          <w:sz w:val="16"/>
                          <w:szCs w:val="16"/>
                          <w:lang w:val="en-CA"/>
                        </w:rPr>
                        <w:t>Within</w:t>
                      </w:r>
                    </w:p>
                  </w:txbxContent>
                </v:textbox>
              </v:shape>
            </w:pict>
          </mc:Fallback>
        </mc:AlternateContent>
      </w:r>
      <w:r>
        <w:rPr>
          <w:noProof/>
          <w:lang w:val="de-DE" w:eastAsia="de-DE" w:bidi="ar-SA"/>
          <w14:ligatures w14:val="standardContextual"/>
        </w:rPr>
        <mc:AlternateContent>
          <mc:Choice Requires="wps">
            <w:drawing>
              <wp:anchor distT="0" distB="0" distL="114300" distR="114300" simplePos="0" relativeHeight="251824128" behindDoc="0" locked="0" layoutInCell="1" allowOverlap="1" wp14:anchorId="1DBF37A8" wp14:editId="258FEF52">
                <wp:simplePos x="0" y="0"/>
                <wp:positionH relativeFrom="column">
                  <wp:posOffset>5333546</wp:posOffset>
                </wp:positionH>
                <wp:positionV relativeFrom="paragraph">
                  <wp:posOffset>180884</wp:posOffset>
                </wp:positionV>
                <wp:extent cx="1685290" cy="264160"/>
                <wp:effectExtent l="0" t="0" r="0" b="0"/>
                <wp:wrapNone/>
                <wp:docPr id="761083223" name="Text Box 3"/>
                <wp:cNvGraphicFramePr/>
                <a:graphic xmlns:a="http://schemas.openxmlformats.org/drawingml/2006/main">
                  <a:graphicData uri="http://schemas.microsoft.com/office/word/2010/wordprocessingShape">
                    <wps:wsp>
                      <wps:cNvSpPr txBox="1"/>
                      <wps:spPr>
                        <a:xfrm>
                          <a:off x="0" y="0"/>
                          <a:ext cx="1685290" cy="26416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0C092393" w14:textId="77777777" w:rsidR="00090888" w:rsidRPr="00090888" w:rsidRDefault="00090888" w:rsidP="00090888">
                            <w:pPr>
                              <w:jc w:val="center"/>
                              <w:rPr>
                                <w:rFonts w:ascii="Times New Roman" w:hAnsi="Times New Roman" w:cs="Times New Roman"/>
                                <w:i/>
                                <w:iCs/>
                                <w:sz w:val="16"/>
                                <w:szCs w:val="16"/>
                                <w:lang w:val="en-CA"/>
                              </w:rPr>
                            </w:pPr>
                            <w:r w:rsidRPr="00394CDE">
                              <w:rPr>
                                <w:rFonts w:ascii="Times New Roman" w:hAnsi="Times New Roman" w:cs="Times New Roman"/>
                                <w:i/>
                                <w:iCs/>
                                <w:sz w:val="16"/>
                                <w:szCs w:val="16"/>
                                <w:lang w:val="en-CA"/>
                              </w:rPr>
                              <w:t>Cross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DBF37A8" id="_x0000_s1047" type="#_x0000_t202" style="position:absolute;margin-left:419.95pt;margin-top:14.25pt;width:132.7pt;height:20.8pt;z-index:251824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" filled="f" stroked="f">
                <v:textbox>
                  <w:txbxContent>
                    <w:p w14:paraId="0C092393" w14:textId="77777777" w:rsidR="00090888" w:rsidRPr="00090888" w:rsidRDefault="00090888" w:rsidP="00090888">
                      <w:pPr>
                        <w:jc w:val="center"/>
                        <w:rPr>
                          <w:rFonts w:ascii="Times New Roman" w:hAnsi="Times New Roman" w:cs="Times New Roman"/>
                          <w:i/>
                          <w:iCs/>
                          <w:sz w:val="16"/>
                          <w:szCs w:val="16"/>
                          <w:lang w:val="en-CA"/>
                        </w:rPr>
                      </w:pPr>
                      <w:r w:rsidRPr="00394CDE">
                        <w:rPr>
                          <w:rFonts w:ascii="Times New Roman" w:hAnsi="Times New Roman" w:cs="Times New Roman"/>
                          <w:i/>
                          <w:iCs/>
                          <w:sz w:val="16"/>
                          <w:szCs w:val="16"/>
                          <w:lang w:val="en-CA"/>
                        </w:rPr>
                        <w:t>Cross</w:t>
                      </w:r>
                    </w:p>
                  </w:txbxContent>
                </v:textbox>
              </v:shape>
            </w:pict>
          </mc:Fallback>
        </mc:AlternateContent>
      </w:r>
      <w:r>
        <w:rPr>
          <w:noProof/>
          <w:lang w:val="de-DE" w:eastAsia="de-DE" w:bidi="ar-SA"/>
        </w:rPr>
        <w:drawing>
          <wp:anchor distT="114300" distB="114300" distL="114300" distR="114300" simplePos="0" relativeHeight="251821056" behindDoc="1" locked="0" layoutInCell="1" hidden="0" allowOverlap="1" wp14:anchorId="799DE568" wp14:editId="53638886">
            <wp:simplePos x="0" y="0"/>
            <wp:positionH relativeFrom="margin">
              <wp:posOffset>5864860</wp:posOffset>
            </wp:positionH>
            <wp:positionV relativeFrom="paragraph">
              <wp:posOffset>41094</wp:posOffset>
            </wp:positionV>
            <wp:extent cx="184785" cy="346075"/>
            <wp:effectExtent l="0" t="0" r="5715" b="0"/>
            <wp:wrapNone/>
            <wp:docPr id="115834746" name="image4.png" descr="A comparison of a graph&#10;&#10;AI-generated content may be incorrect."/>
            <wp:cNvGraphicFramePr/>
            <a:graphic xmlns:a="http://schemas.openxmlformats.org/drawingml/2006/main">
              <a:graphicData uri="http://schemas.openxmlformats.org/drawingml/2006/picture">
                <pic:pic xmlns:pic="http://schemas.openxmlformats.org/drawingml/2006/picture">
                  <pic:nvPicPr>
                    <pic:cNvPr id="1741579126" name="image4.png" descr="A comparison of a graph&#10;&#10;AI-generated content may be incorrect."/>
                    <pic:cNvPicPr preferRelativeResize="0"/>
                  </pic:nvPicPr>
                  <pic:blipFill rotWithShape="1">
                    <a:blip r:embed="rId15"/>
                    <a:srcRect l="94356" t="54238" r="3602" b="37696"/>
                    <a:stretch>
                      <a:fillRect/>
                    </a:stretch>
                  </pic:blipFill>
                  <pic:spPr bwMode="auto">
                    <a:xfrm>
                      <a:off x="0" y="0"/>
                      <a:ext cx="184785" cy="34607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4B3B655" w14:textId="050858F3" w:rsidR="00090888" w:rsidRDefault="00090888" w:rsidP="0046709C">
      <w:pPr>
        <w:rPr>
          <w:rFonts w:ascii="Times New Roman" w:hAnsi="Times New Roman" w:cs="Times New Roman"/>
          <w:b/>
        </w:rPr>
      </w:pPr>
    </w:p>
    <w:p w14:paraId="4D824B37" w14:textId="117E1002" w:rsidR="00090888" w:rsidRDefault="00090888" w:rsidP="0046709C">
      <w:pPr>
        <w:rPr>
          <w:rFonts w:ascii="Times New Roman" w:hAnsi="Times New Roman" w:cs="Times New Roman"/>
          <w:b/>
        </w:rPr>
      </w:pPr>
    </w:p>
    <w:p w14:paraId="1553034F" w14:textId="19D0EC28" w:rsidR="00090888" w:rsidRDefault="00090888" w:rsidP="0046709C">
      <w:pPr>
        <w:rPr>
          <w:rFonts w:ascii="Times New Roman" w:hAnsi="Times New Roman" w:cs="Times New Roman"/>
          <w:b/>
        </w:rPr>
      </w:pPr>
    </w:p>
    <w:p w14:paraId="5C904500" w14:textId="7136ADE5" w:rsidR="00090888" w:rsidRDefault="00090888" w:rsidP="0046709C">
      <w:pPr>
        <w:rPr>
          <w:rFonts w:ascii="Times New Roman" w:hAnsi="Times New Roman" w:cs="Times New Roman"/>
          <w:b/>
        </w:rPr>
      </w:pPr>
    </w:p>
    <w:p w14:paraId="0427F60E" w14:textId="3C7650CA" w:rsidR="00090888" w:rsidRDefault="00090888" w:rsidP="0046709C">
      <w:pPr>
        <w:rPr>
          <w:rFonts w:ascii="Times New Roman" w:hAnsi="Times New Roman" w:cs="Times New Roman"/>
          <w:b/>
        </w:rPr>
      </w:pPr>
    </w:p>
    <w:p w14:paraId="5E485C80" w14:textId="58269EA2" w:rsidR="00090888" w:rsidRDefault="00090888" w:rsidP="0046709C">
      <w:pPr>
        <w:rPr>
          <w:rFonts w:ascii="Times New Roman" w:hAnsi="Times New Roman" w:cs="Times New Roman"/>
          <w:b/>
        </w:rPr>
      </w:pPr>
    </w:p>
    <w:p w14:paraId="16A12B80" w14:textId="21D55EC3" w:rsidR="00090888" w:rsidRDefault="00090888" w:rsidP="0046709C">
      <w:pPr>
        <w:rPr>
          <w:rFonts w:ascii="Times New Roman" w:hAnsi="Times New Roman" w:cs="Times New Roman"/>
          <w:b/>
        </w:rPr>
      </w:pPr>
    </w:p>
    <w:p w14:paraId="6F726BDD" w14:textId="628B5E5A" w:rsidR="00090888" w:rsidRDefault="00090888" w:rsidP="0046709C">
      <w:pPr>
        <w:rPr>
          <w:rFonts w:ascii="Times New Roman" w:hAnsi="Times New Roman" w:cs="Times New Roman"/>
          <w:b/>
        </w:rPr>
      </w:pPr>
    </w:p>
    <w:p w14:paraId="1DA02A68" w14:textId="65DFC515" w:rsidR="00090888" w:rsidRDefault="00090888" w:rsidP="0046709C">
      <w:pPr>
        <w:rPr>
          <w:rFonts w:ascii="Times New Roman" w:hAnsi="Times New Roman" w:cs="Times New Roman"/>
          <w:b/>
        </w:rPr>
      </w:pPr>
    </w:p>
    <w:p w14:paraId="42AB61DE" w14:textId="549891EE" w:rsidR="00090888" w:rsidRDefault="00172AC8" w:rsidP="0046709C">
      <w:pPr>
        <w:rPr>
          <w:rFonts w:ascii="Times New Roman" w:hAnsi="Times New Roman" w:cs="Times New Roman"/>
          <w:b/>
        </w:rPr>
      </w:pPr>
      <w:ins w:id="27" w:author="Qiying Liu" w:date="2026-02-20T22:44:00Z" w16du:dateUtc="2026-02-20T22:44:00Z">
        <w:r>
          <w:rPr>
            <w:noProof/>
            <w:lang w:val="de-DE" w:eastAsia="de-DE" w:bidi="ar-SA"/>
            <w14:ligatures w14:val="standardContextual"/>
          </w:rPr>
          <mc:AlternateContent>
            <mc:Choice Requires="wps">
              <w:drawing>
                <wp:anchor distT="0" distB="0" distL="114300" distR="114300" simplePos="0" relativeHeight="251833344" behindDoc="0" locked="0" layoutInCell="1" allowOverlap="1" wp14:anchorId="28174A4E" wp14:editId="3AB8A1B0">
                  <wp:simplePos x="0" y="0"/>
                  <wp:positionH relativeFrom="column">
                    <wp:posOffset>4997885</wp:posOffset>
                  </wp:positionH>
                  <wp:positionV relativeFrom="paragraph">
                    <wp:posOffset>61995</wp:posOffset>
                  </wp:positionV>
                  <wp:extent cx="739034" cy="274955"/>
                  <wp:effectExtent l="0" t="0" r="0" b="0"/>
                  <wp:wrapNone/>
                  <wp:docPr id="554585337" name="Text Box 3"/>
                  <wp:cNvGraphicFramePr/>
                  <a:graphic xmlns:a="http://schemas.openxmlformats.org/drawingml/2006/main">
                    <a:graphicData uri="http://schemas.microsoft.com/office/word/2010/wordprocessingShape">
                      <wps:wsp>
                        <wps:cNvSpPr txBox="1"/>
                        <wps:spPr>
                          <a:xfrm>
                            <a:off x="0" y="0"/>
                            <a:ext cx="739034" cy="27495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63124A67" w14:textId="09FB6BFD" w:rsidR="00172AC8" w:rsidRPr="00090888" w:rsidRDefault="00172AC8" w:rsidP="00172AC8">
                              <w:pPr>
                                <w:jc w:val="center"/>
                                <w:rPr>
                                  <w:rFonts w:ascii="Times New Roman" w:hAnsi="Times New Roman" w:cs="Times New Roman"/>
                                  <w:lang w:val="en-CA" w:eastAsia="zh-CN"/>
                                </w:rPr>
                              </w:pPr>
                              <w:ins w:id="28" w:author="Qiying Liu" w:date="2026-02-20T22:44:00Z" w16du:dateUtc="2026-02-20T22:44:00Z">
                                <w:r>
                                  <w:rPr>
                                    <w:rFonts w:ascii="Times New Roman" w:hAnsi="Times New Roman" w:cs="Times New Roman" w:hint="eastAsia"/>
                                    <w:lang w:val="en-CA" w:eastAsia="zh-CN"/>
                                  </w:rPr>
                                  <w:t>Both</w:t>
                                </w:r>
                              </w:ins>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8174A4E" id="_x0000_s1048" type="#_x0000_t202" style="position:absolute;margin-left:393.55pt;margin-top:4.9pt;width:58.2pt;height:21.65pt;z-index:251833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" filled="f" stroked="f">
                  <v:textbox>
                    <w:txbxContent>
                      <w:p w14:paraId="63124A67" w14:textId="09FB6BFD" w:rsidR="00172AC8" w:rsidRPr="00090888" w:rsidRDefault="00172AC8" w:rsidP="00172AC8">
                        <w:pPr>
                          <w:jc w:val="center"/>
                          <w:rPr>
                            <w:rFonts w:ascii="Times New Roman" w:hAnsi="Times New Roman" w:cs="Times New Roman"/>
                            <w:lang w:val="en-CA" w:eastAsia="zh-CN"/>
                          </w:rPr>
                        </w:pPr>
                        <w:ins w:id="29" w:author="Qiying Liu" w:date="2026-02-20T22:44:00Z" w16du:dateUtc="2026-02-20T22:44:00Z">
                          <w:r>
                            <w:rPr>
                              <w:rFonts w:ascii="Times New Roman" w:hAnsi="Times New Roman" w:cs="Times New Roman" w:hint="eastAsia"/>
                              <w:lang w:val="en-CA" w:eastAsia="zh-CN"/>
                            </w:rPr>
                            <w:t>Both</w:t>
                          </w:r>
                        </w:ins>
                      </w:p>
                    </w:txbxContent>
                  </v:textbox>
                </v:shape>
              </w:pict>
            </mc:Fallback>
          </mc:AlternateContent>
        </w:r>
      </w:ins>
      <w:r>
        <w:rPr>
          <w:noProof/>
          <w:lang w:val="de-DE" w:eastAsia="de-DE" w:bidi="ar-SA"/>
          <w14:ligatures w14:val="standardContextual"/>
        </w:rPr>
        <mc:AlternateContent>
          <mc:Choice Requires="wps">
            <w:drawing>
              <wp:anchor distT="0" distB="0" distL="114300" distR="114300" simplePos="0" relativeHeight="251705344" behindDoc="0" locked="0" layoutInCell="1" allowOverlap="1" wp14:anchorId="60369704" wp14:editId="1F0215EF">
                <wp:simplePos x="0" y="0"/>
                <wp:positionH relativeFrom="column">
                  <wp:posOffset>2015490</wp:posOffset>
                </wp:positionH>
                <wp:positionV relativeFrom="paragraph">
                  <wp:posOffset>66040</wp:posOffset>
                </wp:positionV>
                <wp:extent cx="739034" cy="274955"/>
                <wp:effectExtent l="0" t="0" r="0" b="0"/>
                <wp:wrapNone/>
                <wp:docPr id="2047899414" name="Text Box 3"/>
                <wp:cNvGraphicFramePr/>
                <a:graphic xmlns:a="http://schemas.openxmlformats.org/drawingml/2006/main">
                  <a:graphicData uri="http://schemas.microsoft.com/office/word/2010/wordprocessingShape">
                    <wps:wsp>
                      <wps:cNvSpPr txBox="1"/>
                      <wps:spPr>
                        <a:xfrm>
                          <a:off x="0" y="0"/>
                          <a:ext cx="739034" cy="27495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57BBA878" w14:textId="76C4E41F" w:rsidR="00090888" w:rsidRPr="00090888" w:rsidRDefault="00172AC8" w:rsidP="00090888">
                            <w:pPr>
                              <w:jc w:val="center"/>
                              <w:rPr>
                                <w:rFonts w:ascii="Times New Roman" w:hAnsi="Times New Roman" w:cs="Times New Roman"/>
                                <w:lang w:val="en-CA" w:eastAsia="zh-CN"/>
                              </w:rPr>
                            </w:pPr>
                            <w:ins w:id="30" w:author="Qiying Liu" w:date="2026-02-20T22:44:00Z" w16du:dateUtc="2026-02-20T22:44:00Z">
                              <w:r>
                                <w:rPr>
                                  <w:rFonts w:ascii="Times New Roman" w:hAnsi="Times New Roman" w:cs="Times New Roman" w:hint="eastAsia"/>
                                  <w:lang w:val="en-CA" w:eastAsia="zh-CN"/>
                                </w:rPr>
                                <w:t>Both</w:t>
                              </w:r>
                            </w:ins>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0369704" id="_x0000_s1049" type="#_x0000_t202" style="position:absolute;margin-left:158.7pt;margin-top:5.2pt;width:58.2pt;height:21.65pt;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" filled="f" stroked="f">
                <v:textbox>
                  <w:txbxContent>
                    <w:p w14:paraId="57BBA878" w14:textId="76C4E41F" w:rsidR="00090888" w:rsidRPr="00090888" w:rsidRDefault="00172AC8" w:rsidP="00090888">
                      <w:pPr>
                        <w:jc w:val="center"/>
                        <w:rPr>
                          <w:rFonts w:ascii="Times New Roman" w:hAnsi="Times New Roman" w:cs="Times New Roman"/>
                          <w:lang w:val="en-CA" w:eastAsia="zh-CN"/>
                        </w:rPr>
                      </w:pPr>
                      <w:ins w:id="31" w:author="Qiying Liu" w:date="2026-02-20T22:44:00Z" w16du:dateUtc="2026-02-20T22:44:00Z">
                        <w:r>
                          <w:rPr>
                            <w:rFonts w:ascii="Times New Roman" w:hAnsi="Times New Roman" w:cs="Times New Roman" w:hint="eastAsia"/>
                            <w:lang w:val="en-CA" w:eastAsia="zh-CN"/>
                          </w:rPr>
                          <w:t>Both</w:t>
                        </w:r>
                      </w:ins>
                    </w:p>
                  </w:txbxContent>
                </v:textbox>
              </v:shape>
            </w:pict>
          </mc:Fallback>
        </mc:AlternateContent>
      </w:r>
      <w:ins w:id="32" w:author="Qiying Liu" w:date="2026-02-20T22:43:00Z" w16du:dateUtc="2026-02-20T22:43:00Z">
        <w:r>
          <w:rPr>
            <w:noProof/>
            <w:lang w:val="de-DE" w:eastAsia="de-DE" w:bidi="ar-SA"/>
            <w14:ligatures w14:val="standardContextual"/>
          </w:rPr>
          <mc:AlternateContent>
            <mc:Choice Requires="wps">
              <w:drawing>
                <wp:anchor distT="0" distB="0" distL="114300" distR="114300" simplePos="0" relativeHeight="251831296" behindDoc="0" locked="0" layoutInCell="1" allowOverlap="1" wp14:anchorId="0D7A4E11" wp14:editId="02082239">
                  <wp:simplePos x="0" y="0"/>
                  <wp:positionH relativeFrom="column">
                    <wp:posOffset>3458836</wp:posOffset>
                  </wp:positionH>
                  <wp:positionV relativeFrom="paragraph">
                    <wp:posOffset>68128</wp:posOffset>
                  </wp:positionV>
                  <wp:extent cx="509587" cy="274955"/>
                  <wp:effectExtent l="0" t="0" r="0" b="0"/>
                  <wp:wrapNone/>
                  <wp:docPr id="1792202151" name="Text Box 3"/>
                  <wp:cNvGraphicFramePr/>
                  <a:graphic xmlns:a="http://schemas.openxmlformats.org/drawingml/2006/main">
                    <a:graphicData uri="http://schemas.microsoft.com/office/word/2010/wordprocessingShape">
                      <wps:wsp>
                        <wps:cNvSpPr txBox="1"/>
                        <wps:spPr>
                          <a:xfrm>
                            <a:off x="0" y="0"/>
                            <a:ext cx="509587" cy="27495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670D86D3" w14:textId="77777777" w:rsidR="00172AC8" w:rsidRPr="00090888" w:rsidRDefault="00172AC8" w:rsidP="00172AC8">
                              <w:pPr>
                                <w:jc w:val="center"/>
                                <w:rPr>
                                  <w:rFonts w:ascii="Times New Roman" w:hAnsi="Times New Roman" w:cs="Times New Roman"/>
                                  <w:lang w:val="en-CA"/>
                                </w:rPr>
                              </w:pPr>
                              <w:r w:rsidRPr="00172AC8">
                                <w:rPr>
                                  <w:rFonts w:ascii="Times New Roman" w:hAnsi="Times New Roman" w:cs="Times New Roman"/>
                                  <w:lang w:val="en-CA"/>
                                </w:rPr>
                                <w:t>Noneoone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D7A4E11" id="_x0000_s1050" type="#_x0000_t202" style="position:absolute;margin-left:272.35pt;margin-top:5.35pt;width:40.1pt;height:21.65pt;z-index:251831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" filled="f" stroked="f">
                  <v:textbox>
                    <w:txbxContent>
                      <w:p w14:paraId="670D86D3" w14:textId="77777777" w:rsidR="00172AC8" w:rsidRPr="00090888" w:rsidRDefault="00172AC8" w:rsidP="00172AC8">
                        <w:pPr>
                          <w:jc w:val="center"/>
                          <w:rPr>
                            <w:rFonts w:ascii="Times New Roman" w:hAnsi="Times New Roman" w:cs="Times New Roman"/>
                            <w:lang w:val="en-CA"/>
                          </w:rPr>
                        </w:pPr>
                        <w:r w:rsidRPr="00172AC8">
                          <w:rPr>
                            <w:rFonts w:ascii="Times New Roman" w:hAnsi="Times New Roman" w:cs="Times New Roman"/>
                            <w:lang w:val="en-CA"/>
                          </w:rPr>
                          <w:t>Noneoone</w:t>
                        </w:r>
                      </w:p>
                    </w:txbxContent>
                  </v:textbox>
                </v:shape>
              </w:pict>
            </mc:Fallback>
          </mc:AlternateContent>
        </w:r>
      </w:ins>
      <w:ins w:id="33" w:author="Qiying Liu" w:date="2026-02-20T22:42:00Z" w16du:dateUtc="2026-02-20T22:42:00Z">
        <w:r>
          <w:rPr>
            <w:noProof/>
            <w:lang w:val="de-DE" w:eastAsia="de-DE" w:bidi="ar-SA"/>
            <w14:ligatures w14:val="standardContextual"/>
          </w:rPr>
          <mc:AlternateContent>
            <mc:Choice Requires="wps">
              <w:drawing>
                <wp:anchor distT="0" distB="0" distL="114300" distR="114300" simplePos="0" relativeHeight="251829248" behindDoc="0" locked="0" layoutInCell="1" allowOverlap="1" wp14:anchorId="7CBE2C4B" wp14:editId="01730447">
                  <wp:simplePos x="0" y="0"/>
                  <wp:positionH relativeFrom="column">
                    <wp:posOffset>4223037</wp:posOffset>
                  </wp:positionH>
                  <wp:positionV relativeFrom="paragraph">
                    <wp:posOffset>68128</wp:posOffset>
                  </wp:positionV>
                  <wp:extent cx="450937" cy="274955"/>
                  <wp:effectExtent l="0" t="0" r="0" b="0"/>
                  <wp:wrapNone/>
                  <wp:docPr id="93757318" name="Text Box 3"/>
                  <wp:cNvGraphicFramePr/>
                  <a:graphic xmlns:a="http://schemas.openxmlformats.org/drawingml/2006/main">
                    <a:graphicData uri="http://schemas.microsoft.com/office/word/2010/wordprocessingShape">
                      <wps:wsp>
                        <wps:cNvSpPr txBox="1"/>
                        <wps:spPr>
                          <a:xfrm flipH="1">
                            <a:off x="0" y="0"/>
                            <a:ext cx="450937" cy="27495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2BAAF4FF" w14:textId="77777777" w:rsidR="00172AC8" w:rsidRPr="00090888" w:rsidRDefault="00172AC8" w:rsidP="00172AC8">
                              <w:pPr>
                                <w:jc w:val="center"/>
                                <w:rPr>
                                  <w:rFonts w:ascii="Times New Roman" w:hAnsi="Times New Roman" w:cs="Times New Roman"/>
                                  <w:lang w:val="en-CA"/>
                                </w:rPr>
                              </w:pPr>
                              <w:ins w:id="34" w:author="Qiying Liu" w:date="2026-02-20T22:41:00Z" w16du:dateUtc="2026-02-20T22:41:00Z">
                                <w:r>
                                  <w:rPr>
                                    <w:rFonts w:ascii="Times New Roman" w:hAnsi="Times New Roman" w:cs="Times New Roman" w:hint="eastAsia"/>
                                    <w:lang w:val="en-CA" w:eastAsia="zh-CN"/>
                                  </w:rPr>
                                  <w:t>One</w:t>
                                </w:r>
                              </w:ins>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CBE2C4B" id="_x0000_s1051" type="#_x0000_t202" style="position:absolute;margin-left:332.5pt;margin-top:5.35pt;width:35.5pt;height:21.65pt;flip:x;z-index:251829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" filled="f" stroked="f">
                  <v:textbox>
                    <w:txbxContent>
                      <w:p w14:paraId="2BAAF4FF" w14:textId="77777777" w:rsidR="00172AC8" w:rsidRPr="00090888" w:rsidRDefault="00172AC8" w:rsidP="00172AC8">
                        <w:pPr>
                          <w:jc w:val="center"/>
                          <w:rPr>
                            <w:rFonts w:ascii="Times New Roman" w:hAnsi="Times New Roman" w:cs="Times New Roman"/>
                            <w:lang w:val="en-CA"/>
                          </w:rPr>
                        </w:pPr>
                        <w:ins w:id="35" w:author="Qiying Liu" w:date="2026-02-20T22:41:00Z" w16du:dateUtc="2026-02-20T22:41:00Z">
                          <w:r>
                            <w:rPr>
                              <w:rFonts w:ascii="Times New Roman" w:hAnsi="Times New Roman" w:cs="Times New Roman" w:hint="eastAsia"/>
                              <w:lang w:val="en-CA" w:eastAsia="zh-CN"/>
                            </w:rPr>
                            <w:t>One</w:t>
                          </w:r>
                        </w:ins>
                      </w:p>
                    </w:txbxContent>
                  </v:textbox>
                </v:shape>
              </w:pict>
            </mc:Fallback>
          </mc:AlternateContent>
        </w:r>
      </w:ins>
      <w:r>
        <w:rPr>
          <w:noProof/>
          <w:lang w:val="de-DE" w:eastAsia="de-DE" w:bidi="ar-SA"/>
          <w14:ligatures w14:val="standardContextual"/>
        </w:rPr>
        <mc:AlternateContent>
          <mc:Choice Requires="wps">
            <w:drawing>
              <wp:anchor distT="0" distB="0" distL="114300" distR="114300" simplePos="0" relativeHeight="251701248" behindDoc="0" locked="0" layoutInCell="1" allowOverlap="1" wp14:anchorId="65997B04" wp14:editId="6B4B0062">
                <wp:simplePos x="0" y="0"/>
                <wp:positionH relativeFrom="column">
                  <wp:posOffset>431113</wp:posOffset>
                </wp:positionH>
                <wp:positionV relativeFrom="paragraph">
                  <wp:posOffset>60325</wp:posOffset>
                </wp:positionV>
                <wp:extent cx="509587" cy="274955"/>
                <wp:effectExtent l="0" t="0" r="0" b="0"/>
                <wp:wrapNone/>
                <wp:docPr id="1391294864" name="Text Box 3"/>
                <wp:cNvGraphicFramePr/>
                <a:graphic xmlns:a="http://schemas.openxmlformats.org/drawingml/2006/main">
                  <a:graphicData uri="http://schemas.microsoft.com/office/word/2010/wordprocessingShape">
                    <wps:wsp>
                      <wps:cNvSpPr txBox="1"/>
                      <wps:spPr>
                        <a:xfrm>
                          <a:off x="0" y="0"/>
                          <a:ext cx="509587" cy="27495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32E32D8" w14:textId="7DC5C0AD" w:rsidR="00090888" w:rsidRPr="00090888" w:rsidRDefault="006439C8" w:rsidP="00090888">
                            <w:pPr>
                              <w:jc w:val="center"/>
                              <w:rPr>
                                <w:rFonts w:ascii="Times New Roman" w:hAnsi="Times New Roman" w:cs="Times New Roman"/>
                                <w:lang w:val="en-CA"/>
                              </w:rPr>
                            </w:pPr>
                            <w:r w:rsidRPr="00172AC8">
                              <w:rPr>
                                <w:rFonts w:ascii="Times New Roman" w:hAnsi="Times New Roman" w:cs="Times New Roman"/>
                                <w:lang w:val="en-CA"/>
                              </w:rPr>
                              <w:t>Noneoone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5997B04" id="_x0000_s1052" type="#_x0000_t202" style="position:absolute;margin-left:33.95pt;margin-top:4.75pt;width:40.1pt;height:21.65pt;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" filled="f" stroked="f">
                <v:textbox>
                  <w:txbxContent>
                    <w:p w14:paraId="432E32D8" w14:textId="7DC5C0AD" w:rsidR="00090888" w:rsidRPr="00090888" w:rsidRDefault="006439C8" w:rsidP="00090888">
                      <w:pPr>
                        <w:jc w:val="center"/>
                        <w:rPr>
                          <w:rFonts w:ascii="Times New Roman" w:hAnsi="Times New Roman" w:cs="Times New Roman"/>
                          <w:lang w:val="en-CA"/>
                        </w:rPr>
                      </w:pPr>
                      <w:r w:rsidRPr="00172AC8">
                        <w:rPr>
                          <w:rFonts w:ascii="Times New Roman" w:hAnsi="Times New Roman" w:cs="Times New Roman"/>
                          <w:lang w:val="en-CA"/>
                        </w:rPr>
                        <w:t>Noneoone</w:t>
                      </w:r>
                    </w:p>
                  </w:txbxContent>
                </v:textbox>
              </v:shape>
            </w:pict>
          </mc:Fallback>
        </mc:AlternateContent>
      </w:r>
      <w:r>
        <w:rPr>
          <w:noProof/>
          <w:lang w:val="de-DE" w:eastAsia="de-DE" w:bidi="ar-SA"/>
          <w14:ligatures w14:val="standardContextual"/>
        </w:rPr>
        <mc:AlternateContent>
          <mc:Choice Requires="wps">
            <w:drawing>
              <wp:anchor distT="0" distB="0" distL="114300" distR="114300" simplePos="0" relativeHeight="251719680" behindDoc="0" locked="0" layoutInCell="1" allowOverlap="1" wp14:anchorId="7056E4CB" wp14:editId="62503CCA">
                <wp:simplePos x="0" y="0"/>
                <wp:positionH relativeFrom="column">
                  <wp:posOffset>1301924</wp:posOffset>
                </wp:positionH>
                <wp:positionV relativeFrom="paragraph">
                  <wp:posOffset>66040</wp:posOffset>
                </wp:positionV>
                <wp:extent cx="450937" cy="274955"/>
                <wp:effectExtent l="0" t="0" r="0" b="0"/>
                <wp:wrapNone/>
                <wp:docPr id="1638355677" name="Text Box 3"/>
                <wp:cNvGraphicFramePr/>
                <a:graphic xmlns:a="http://schemas.openxmlformats.org/drawingml/2006/main">
                  <a:graphicData uri="http://schemas.microsoft.com/office/word/2010/wordprocessingShape">
                    <wps:wsp>
                      <wps:cNvSpPr txBox="1"/>
                      <wps:spPr>
                        <a:xfrm flipH="1">
                          <a:off x="0" y="0"/>
                          <a:ext cx="450937" cy="27495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2BD9B181" w14:textId="1ACB0E4C" w:rsidR="00090888" w:rsidRPr="00090888" w:rsidRDefault="00172AC8" w:rsidP="00090888">
                            <w:pPr>
                              <w:jc w:val="center"/>
                              <w:rPr>
                                <w:rFonts w:ascii="Times New Roman" w:hAnsi="Times New Roman" w:cs="Times New Roman"/>
                                <w:lang w:val="en-CA"/>
                              </w:rPr>
                            </w:pPr>
                            <w:ins w:id="36" w:author="Qiying Liu" w:date="2026-02-20T22:41:00Z" w16du:dateUtc="2026-02-20T22:41:00Z">
                              <w:r>
                                <w:rPr>
                                  <w:rFonts w:ascii="Times New Roman" w:hAnsi="Times New Roman" w:cs="Times New Roman" w:hint="eastAsia"/>
                                  <w:lang w:val="en-CA" w:eastAsia="zh-CN"/>
                                </w:rPr>
                                <w:t>One</w:t>
                              </w:r>
                            </w:ins>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056E4CB" id="_x0000_s1053" type="#_x0000_t202" style="position:absolute;margin-left:102.5pt;margin-top:5.2pt;width:35.5pt;height:21.65pt;flip:x;z-index:251719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" filled="f" stroked="f">
                <v:textbox>
                  <w:txbxContent>
                    <w:p w14:paraId="2BD9B181" w14:textId="1ACB0E4C" w:rsidR="00090888" w:rsidRPr="00090888" w:rsidRDefault="00172AC8" w:rsidP="00090888">
                      <w:pPr>
                        <w:jc w:val="center"/>
                        <w:rPr>
                          <w:rFonts w:ascii="Times New Roman" w:hAnsi="Times New Roman" w:cs="Times New Roman"/>
                          <w:lang w:val="en-CA"/>
                        </w:rPr>
                      </w:pPr>
                      <w:ins w:id="37" w:author="Qiying Liu" w:date="2026-02-20T22:41:00Z" w16du:dateUtc="2026-02-20T22:41:00Z">
                        <w:r>
                          <w:rPr>
                            <w:rFonts w:ascii="Times New Roman" w:hAnsi="Times New Roman" w:cs="Times New Roman" w:hint="eastAsia"/>
                            <w:lang w:val="en-CA" w:eastAsia="zh-CN"/>
                          </w:rPr>
                          <w:t>One</w:t>
                        </w:r>
                      </w:ins>
                    </w:p>
                  </w:txbxContent>
                </v:textbox>
              </v:shape>
            </w:pict>
          </mc:Fallback>
        </mc:AlternateContent>
      </w:r>
      <w:del w:id="38" w:author="Qiying Liu" w:date="2026-02-20T22:43:00Z" w16du:dateUtc="2026-02-20T22:43:00Z">
        <w:r w:rsidR="00090888" w:rsidDel="00172AC8">
          <w:rPr>
            <w:noProof/>
            <w:lang w:val="de-DE" w:eastAsia="de-DE" w:bidi="ar-SA"/>
            <w14:ligatures w14:val="standardContextual"/>
          </w:rPr>
          <mc:AlternateContent>
            <mc:Choice Requires="wps">
              <w:drawing>
                <wp:anchor distT="0" distB="0" distL="114300" distR="114300" simplePos="0" relativeHeight="251713536" behindDoc="0" locked="0" layoutInCell="1" allowOverlap="1" wp14:anchorId="0F6657B9" wp14:editId="2E698698">
                  <wp:simplePos x="0" y="0"/>
                  <wp:positionH relativeFrom="column">
                    <wp:posOffset>3514725</wp:posOffset>
                  </wp:positionH>
                  <wp:positionV relativeFrom="paragraph">
                    <wp:posOffset>70485</wp:posOffset>
                  </wp:positionV>
                  <wp:extent cx="311785" cy="274955"/>
                  <wp:effectExtent l="0" t="0" r="0" b="0"/>
                  <wp:wrapNone/>
                  <wp:docPr id="263112494" name="Text Box 3"/>
                  <wp:cNvGraphicFramePr/>
                  <a:graphic xmlns:a="http://schemas.openxmlformats.org/drawingml/2006/main">
                    <a:graphicData uri="http://schemas.microsoft.com/office/word/2010/wordprocessingShape">
                      <wps:wsp>
                        <wps:cNvSpPr txBox="1"/>
                        <wps:spPr>
                          <a:xfrm flipH="1">
                            <a:off x="0" y="0"/>
                            <a:ext cx="311785" cy="27495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2AA32A69" w14:textId="77777777" w:rsidR="00090888" w:rsidRPr="00090888" w:rsidRDefault="00090888" w:rsidP="00090888">
                              <w:pPr>
                                <w:jc w:val="center"/>
                                <w:rPr>
                                  <w:rFonts w:ascii="Times New Roman" w:hAnsi="Times New Roman" w:cs="Times New Roman"/>
                                  <w:lang w:val="en-CA"/>
                                </w:rPr>
                              </w:pPr>
                              <w:r>
                                <w:rPr>
                                  <w:rFonts w:ascii="Times New Roman" w:hAnsi="Times New Roman" w:cs="Times New Roman"/>
                                  <w:lang w:val="en-CA"/>
                                </w:rPr>
                                <w:t>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F6657B9" id="_x0000_s1054" type="#_x0000_t202" style="position:absolute;margin-left:276.75pt;margin-top:5.55pt;width:24.55pt;height:21.65pt;flip:x;z-index:25171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" filled="f" stroked="f">
                  <v:textbox>
                    <w:txbxContent>
                      <w:p w14:paraId="2AA32A69" w14:textId="77777777" w:rsidR="00090888" w:rsidRPr="00090888" w:rsidRDefault="00090888" w:rsidP="00090888">
                        <w:pPr>
                          <w:jc w:val="center"/>
                          <w:rPr>
                            <w:rFonts w:ascii="Times New Roman" w:hAnsi="Times New Roman" w:cs="Times New Roman"/>
                            <w:lang w:val="en-CA"/>
                          </w:rPr>
                        </w:pPr>
                        <w:r>
                          <w:rPr>
                            <w:rFonts w:ascii="Times New Roman" w:hAnsi="Times New Roman" w:cs="Times New Roman"/>
                            <w:lang w:val="en-CA"/>
                          </w:rPr>
                          <w:t>0</w:t>
                        </w:r>
                      </w:p>
                    </w:txbxContent>
                  </v:textbox>
                </v:shape>
              </w:pict>
            </mc:Fallback>
          </mc:AlternateContent>
        </w:r>
      </w:del>
      <w:del w:id="39" w:author="Qiying Liu" w:date="2026-02-20T22:42:00Z" w16du:dateUtc="2026-02-20T22:42:00Z">
        <w:r w:rsidR="00090888" w:rsidDel="00172AC8">
          <w:rPr>
            <w:noProof/>
            <w:lang w:val="de-DE" w:eastAsia="de-DE" w:bidi="ar-SA"/>
            <w14:ligatures w14:val="standardContextual"/>
          </w:rPr>
          <mc:AlternateContent>
            <mc:Choice Requires="wps">
              <w:drawing>
                <wp:anchor distT="0" distB="0" distL="114300" distR="114300" simplePos="0" relativeHeight="251717632" behindDoc="0" locked="0" layoutInCell="1" allowOverlap="1" wp14:anchorId="3EBA582A" wp14:editId="5D8C2120">
                  <wp:simplePos x="0" y="0"/>
                  <wp:positionH relativeFrom="column">
                    <wp:posOffset>5198745</wp:posOffset>
                  </wp:positionH>
                  <wp:positionV relativeFrom="paragraph">
                    <wp:posOffset>70485</wp:posOffset>
                  </wp:positionV>
                  <wp:extent cx="283210" cy="274955"/>
                  <wp:effectExtent l="0" t="0" r="0" b="0"/>
                  <wp:wrapNone/>
                  <wp:docPr id="1595538662" name="Text Box 3"/>
                  <wp:cNvGraphicFramePr/>
                  <a:graphic xmlns:a="http://schemas.openxmlformats.org/drawingml/2006/main">
                    <a:graphicData uri="http://schemas.microsoft.com/office/word/2010/wordprocessingShape">
                      <wps:wsp>
                        <wps:cNvSpPr txBox="1"/>
                        <wps:spPr>
                          <a:xfrm>
                            <a:off x="0" y="0"/>
                            <a:ext cx="283210" cy="27495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28CAD1C1" w14:textId="3D064897" w:rsidR="00090888" w:rsidRPr="00090888" w:rsidRDefault="00090888" w:rsidP="00090888">
                              <w:pPr>
                                <w:jc w:val="center"/>
                                <w:rPr>
                                  <w:rFonts w:ascii="Times New Roman" w:hAnsi="Times New Roman" w:cs="Times New Roman"/>
                                  <w:lang w:val="en-CA"/>
                                </w:rPr>
                              </w:pPr>
                              <w:r>
                                <w:rPr>
                                  <w:rFonts w:ascii="Times New Roman" w:hAnsi="Times New Roman" w:cs="Times New Roman"/>
                                  <w:lang w:val="en-CA"/>
                                </w:rPr>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EBA582A" id="_x0000_s1055" type="#_x0000_t202" style="position:absolute;margin-left:409.35pt;margin-top:5.55pt;width:22.3pt;height:21.65pt;z-index:251717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" filled="f" stroked="f">
                  <v:textbox>
                    <w:txbxContent>
                      <w:p w14:paraId="28CAD1C1" w14:textId="3D064897" w:rsidR="00090888" w:rsidRPr="00090888" w:rsidRDefault="00090888" w:rsidP="00090888">
                        <w:pPr>
                          <w:jc w:val="center"/>
                          <w:rPr>
                            <w:rFonts w:ascii="Times New Roman" w:hAnsi="Times New Roman" w:cs="Times New Roman"/>
                            <w:lang w:val="en-CA"/>
                          </w:rPr>
                        </w:pPr>
                        <w:r>
                          <w:rPr>
                            <w:rFonts w:ascii="Times New Roman" w:hAnsi="Times New Roman" w:cs="Times New Roman"/>
                            <w:lang w:val="en-CA"/>
                          </w:rPr>
                          <w:t>2</w:t>
                        </w:r>
                      </w:p>
                    </w:txbxContent>
                  </v:textbox>
                </v:shape>
              </w:pict>
            </mc:Fallback>
          </mc:AlternateContent>
        </w:r>
        <w:r w:rsidR="00090888" w:rsidDel="00172AC8">
          <w:rPr>
            <w:noProof/>
            <w:lang w:val="de-DE" w:eastAsia="de-DE" w:bidi="ar-SA"/>
            <w14:ligatures w14:val="standardContextual"/>
          </w:rPr>
          <mc:AlternateContent>
            <mc:Choice Requires="wps">
              <w:drawing>
                <wp:anchor distT="0" distB="0" distL="114300" distR="114300" simplePos="0" relativeHeight="251715584" behindDoc="0" locked="0" layoutInCell="1" allowOverlap="1" wp14:anchorId="0C38E7B5" wp14:editId="56937869">
                  <wp:simplePos x="0" y="0"/>
                  <wp:positionH relativeFrom="column">
                    <wp:posOffset>4358640</wp:posOffset>
                  </wp:positionH>
                  <wp:positionV relativeFrom="paragraph">
                    <wp:posOffset>70662</wp:posOffset>
                  </wp:positionV>
                  <wp:extent cx="283779" cy="274955"/>
                  <wp:effectExtent l="0" t="0" r="0" b="0"/>
                  <wp:wrapNone/>
                  <wp:docPr id="328267915" name="Text Box 3"/>
                  <wp:cNvGraphicFramePr/>
                  <a:graphic xmlns:a="http://schemas.openxmlformats.org/drawingml/2006/main">
                    <a:graphicData uri="http://schemas.microsoft.com/office/word/2010/wordprocessingShape">
                      <wps:wsp>
                        <wps:cNvSpPr txBox="1"/>
                        <wps:spPr>
                          <a:xfrm>
                            <a:off x="0" y="0"/>
                            <a:ext cx="283779" cy="27495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076E486B" w14:textId="77777777" w:rsidR="00090888" w:rsidRPr="00090888" w:rsidRDefault="00090888" w:rsidP="00090888">
                              <w:pPr>
                                <w:jc w:val="center"/>
                                <w:rPr>
                                  <w:rFonts w:ascii="Times New Roman" w:hAnsi="Times New Roman" w:cs="Times New Roman"/>
                                  <w:lang w:val="en-CA"/>
                                </w:rPr>
                              </w:pPr>
                              <w:r>
                                <w:rPr>
                                  <w:rFonts w:ascii="Times New Roman" w:hAnsi="Times New Roman" w:cs="Times New Roman"/>
                                  <w:lang w:val="en-CA"/>
                                </w:rP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C38E7B5" id="_x0000_s1056" type="#_x0000_t202" style="position:absolute;margin-left:343.2pt;margin-top:5.55pt;width:22.35pt;height:21.65pt;z-index:251715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" filled="f" stroked="f">
                  <v:textbox>
                    <w:txbxContent>
                      <w:p w14:paraId="076E486B" w14:textId="77777777" w:rsidR="00090888" w:rsidRPr="00090888" w:rsidRDefault="00090888" w:rsidP="00090888">
                        <w:pPr>
                          <w:jc w:val="center"/>
                          <w:rPr>
                            <w:rFonts w:ascii="Times New Roman" w:hAnsi="Times New Roman" w:cs="Times New Roman"/>
                            <w:lang w:val="en-CA"/>
                          </w:rPr>
                        </w:pPr>
                        <w:r>
                          <w:rPr>
                            <w:rFonts w:ascii="Times New Roman" w:hAnsi="Times New Roman" w:cs="Times New Roman"/>
                            <w:lang w:val="en-CA"/>
                          </w:rPr>
                          <w:t>1</w:t>
                        </w:r>
                      </w:p>
                    </w:txbxContent>
                  </v:textbox>
                </v:shape>
              </w:pict>
            </mc:Fallback>
          </mc:AlternateContent>
        </w:r>
      </w:del>
    </w:p>
    <w:p w14:paraId="7805A2D4" w14:textId="03736615" w:rsidR="00090888" w:rsidRDefault="00090888" w:rsidP="0046709C">
      <w:pPr>
        <w:rPr>
          <w:rFonts w:ascii="Times New Roman" w:hAnsi="Times New Roman" w:cs="Times New Roman"/>
          <w:b/>
        </w:rPr>
      </w:pPr>
      <w:r>
        <w:rPr>
          <w:noProof/>
          <w:lang w:val="de-DE" w:eastAsia="de-DE" w:bidi="ar-SA"/>
          <w14:ligatures w14:val="standardContextual"/>
        </w:rPr>
        <mc:AlternateContent>
          <mc:Choice Requires="wps">
            <w:drawing>
              <wp:anchor distT="0" distB="0" distL="114300" distR="114300" simplePos="0" relativeHeight="251762688" behindDoc="0" locked="0" layoutInCell="1" allowOverlap="1" wp14:anchorId="31775781" wp14:editId="725F67A8">
                <wp:simplePos x="0" y="0"/>
                <wp:positionH relativeFrom="column">
                  <wp:posOffset>264290</wp:posOffset>
                </wp:positionH>
                <wp:positionV relativeFrom="paragraph">
                  <wp:posOffset>61725</wp:posOffset>
                </wp:positionV>
                <wp:extent cx="2357610" cy="271780"/>
                <wp:effectExtent l="0" t="0" r="0" b="0"/>
                <wp:wrapNone/>
                <wp:docPr id="185425680" name="Text Box 3"/>
                <wp:cNvGraphicFramePr/>
                <a:graphic xmlns:a="http://schemas.openxmlformats.org/drawingml/2006/main">
                  <a:graphicData uri="http://schemas.microsoft.com/office/word/2010/wordprocessingShape">
                    <wps:wsp>
                      <wps:cNvSpPr txBox="1"/>
                      <wps:spPr>
                        <a:xfrm>
                          <a:off x="0" y="0"/>
                          <a:ext cx="2357610" cy="27178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6E59500A" w14:textId="5B55EE2C" w:rsidR="00090888" w:rsidRPr="00090888" w:rsidRDefault="00366E28" w:rsidP="00090888">
                            <w:pPr>
                              <w:jc w:val="center"/>
                              <w:rPr>
                                <w:rFonts w:ascii="Times New Roman" w:hAnsi="Times New Roman" w:cs="Times New Roman"/>
                                <w:lang w:val="en-CA"/>
                              </w:rPr>
                            </w:pPr>
                            <w:r>
                              <w:rPr>
                                <w:rFonts w:ascii="Times New Roman" w:hAnsi="Times New Roman" w:cs="Times New Roman"/>
                                <w:lang w:val="en-CA"/>
                              </w:rPr>
                              <w:t>Number of sources remembered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1775781" id="_x0000_s1057" type="#_x0000_t202" style="position:absolute;margin-left:20.8pt;margin-top:4.85pt;width:185.65pt;height:21.4pt;z-index:251762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" filled="f" stroked="f">
                <v:textbox>
                  <w:txbxContent>
                    <w:p w14:paraId="6E59500A" w14:textId="5B55EE2C" w:rsidR="00090888" w:rsidRPr="00090888" w:rsidRDefault="00366E28" w:rsidP="00090888">
                      <w:pPr>
                        <w:jc w:val="center"/>
                        <w:rPr>
                          <w:rFonts w:ascii="Times New Roman" w:hAnsi="Times New Roman" w:cs="Times New Roman"/>
                          <w:lang w:val="en-CA"/>
                        </w:rPr>
                      </w:pPr>
                      <w:r>
                        <w:rPr>
                          <w:rFonts w:ascii="Times New Roman" w:hAnsi="Times New Roman" w:cs="Times New Roman"/>
                          <w:lang w:val="en-CA"/>
                        </w:rPr>
                        <w:t>Number of sources remembered</w:t>
                      </w:r>
                    </w:p>
                  </w:txbxContent>
                </v:textbox>
              </v:shape>
            </w:pict>
          </mc:Fallback>
        </mc:AlternateContent>
      </w:r>
      <w:r>
        <w:rPr>
          <w:noProof/>
          <w:lang w:val="de-DE" w:eastAsia="de-DE" w:bidi="ar-SA"/>
          <w14:ligatures w14:val="standardContextual"/>
        </w:rPr>
        <mc:AlternateContent>
          <mc:Choice Requires="wps">
            <w:drawing>
              <wp:anchor distT="0" distB="0" distL="114300" distR="114300" simplePos="0" relativeHeight="251764736" behindDoc="0" locked="0" layoutInCell="1" allowOverlap="1" wp14:anchorId="55077B7B" wp14:editId="03F7DD5E">
                <wp:simplePos x="0" y="0"/>
                <wp:positionH relativeFrom="column">
                  <wp:posOffset>3286760</wp:posOffset>
                </wp:positionH>
                <wp:positionV relativeFrom="paragraph">
                  <wp:posOffset>59820</wp:posOffset>
                </wp:positionV>
                <wp:extent cx="2357610" cy="271780"/>
                <wp:effectExtent l="0" t="0" r="0" b="0"/>
                <wp:wrapNone/>
                <wp:docPr id="13245549" name="Text Box 3"/>
                <wp:cNvGraphicFramePr/>
                <a:graphic xmlns:a="http://schemas.openxmlformats.org/drawingml/2006/main">
                  <a:graphicData uri="http://schemas.microsoft.com/office/word/2010/wordprocessingShape">
                    <wps:wsp>
                      <wps:cNvSpPr txBox="1"/>
                      <wps:spPr>
                        <a:xfrm>
                          <a:off x="0" y="0"/>
                          <a:ext cx="2357610" cy="27178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54289ED" w14:textId="77777777" w:rsidR="00EA398A" w:rsidRPr="00090888" w:rsidRDefault="00EA398A" w:rsidP="00EA398A">
                            <w:pPr>
                              <w:jc w:val="center"/>
                              <w:rPr>
                                <w:ins w:id="40" w:author="Qiying Liu" w:date="2026-02-20T22:30:00Z" w16du:dateUtc="2026-02-20T22:30:00Z"/>
                                <w:rFonts w:ascii="Times New Roman" w:hAnsi="Times New Roman" w:cs="Times New Roman"/>
                                <w:lang w:val="en-CA"/>
                              </w:rPr>
                            </w:pPr>
                            <w:ins w:id="41" w:author="Qiying Liu" w:date="2026-02-20T22:30:00Z" w16du:dateUtc="2026-02-20T22:30:00Z">
                              <w:r>
                                <w:rPr>
                                  <w:rFonts w:ascii="Times New Roman" w:hAnsi="Times New Roman" w:cs="Times New Roman"/>
                                  <w:lang w:val="en-CA"/>
                                </w:rPr>
                                <w:t>Number of sources remembered</w:t>
                              </w:r>
                            </w:ins>
                          </w:p>
                          <w:p w14:paraId="7DFD7451" w14:textId="66A30BD2" w:rsidR="00090888" w:rsidRPr="00090888" w:rsidRDefault="00090888" w:rsidP="00090888">
                            <w:pPr>
                              <w:jc w:val="center"/>
                              <w:rPr>
                                <w:rFonts w:ascii="Times New Roman" w:hAnsi="Times New Roman" w:cs="Times New Roman"/>
                                <w:lang w:val="en-CA"/>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5077B7B" id="_x0000_s1058" type="#_x0000_t202" style="position:absolute;margin-left:258.8pt;margin-top:4.7pt;width:185.65pt;height:21.4pt;z-index:251764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" filled="f" stroked="f">
                <v:textbox>
                  <w:txbxContent>
                    <w:p w14:paraId="454289ED" w14:textId="77777777" w:rsidR="00EA398A" w:rsidRPr="00090888" w:rsidRDefault="00EA398A" w:rsidP="00EA398A">
                      <w:pPr>
                        <w:jc w:val="center"/>
                        <w:rPr>
                          <w:ins w:id="42" w:author="Qiying Liu" w:date="2026-02-20T22:30:00Z" w16du:dateUtc="2026-02-20T22:30:00Z"/>
                          <w:rFonts w:ascii="Times New Roman" w:hAnsi="Times New Roman" w:cs="Times New Roman"/>
                          <w:lang w:val="en-CA"/>
                        </w:rPr>
                      </w:pPr>
                      <w:ins w:id="43" w:author="Qiying Liu" w:date="2026-02-20T22:30:00Z" w16du:dateUtc="2026-02-20T22:30:00Z">
                        <w:r>
                          <w:rPr>
                            <w:rFonts w:ascii="Times New Roman" w:hAnsi="Times New Roman" w:cs="Times New Roman"/>
                            <w:lang w:val="en-CA"/>
                          </w:rPr>
                          <w:t>Number of sources remembered</w:t>
                        </w:r>
                      </w:ins>
                    </w:p>
                    <w:p w14:paraId="7DFD7451" w14:textId="66A30BD2" w:rsidR="00090888" w:rsidRPr="00090888" w:rsidRDefault="00090888" w:rsidP="00090888">
                      <w:pPr>
                        <w:jc w:val="center"/>
                        <w:rPr>
                          <w:rFonts w:ascii="Times New Roman" w:hAnsi="Times New Roman" w:cs="Times New Roman"/>
                          <w:lang w:val="en-CA"/>
                        </w:rPr>
                      </w:pPr>
                    </w:p>
                  </w:txbxContent>
                </v:textbox>
              </v:shape>
            </w:pict>
          </mc:Fallback>
        </mc:AlternateContent>
      </w:r>
    </w:p>
    <w:p w14:paraId="662A3812" w14:textId="40C61237" w:rsidR="00090888" w:rsidRDefault="00090888" w:rsidP="0046709C">
      <w:pPr>
        <w:rPr>
          <w:rFonts w:ascii="Times New Roman" w:hAnsi="Times New Roman" w:cs="Times New Roman"/>
          <w:b/>
        </w:rPr>
      </w:pPr>
    </w:p>
    <w:p w14:paraId="4BFE723E" w14:textId="24863E84" w:rsidR="0046709C" w:rsidRPr="00C71394" w:rsidRDefault="0046709C" w:rsidP="0046709C">
      <w:pPr>
        <w:rPr>
          <w:rFonts w:ascii="Times New Roman" w:hAnsi="Times New Roman" w:cs="Times New Roman"/>
        </w:rPr>
      </w:pPr>
      <w:r w:rsidRPr="00C71394">
        <w:rPr>
          <w:rFonts w:ascii="Times New Roman" w:hAnsi="Times New Roman" w:cs="Times New Roman"/>
          <w:b/>
        </w:rPr>
        <w:t>Figure 4. Effect of source memory, context and boundary on temporal memory.</w:t>
      </w:r>
      <w:r w:rsidRPr="00C71394">
        <w:rPr>
          <w:rFonts w:ascii="Times New Roman" w:hAnsi="Times New Roman" w:cs="Times New Roman"/>
        </w:rPr>
        <w:t xml:space="preserve"> </w:t>
      </w:r>
      <w:r w:rsidR="00053649">
        <w:rPr>
          <w:rFonts w:ascii="Times New Roman" w:hAnsi="Times New Roman" w:cs="Times New Roman"/>
        </w:rPr>
        <w:t xml:space="preserve">(A) </w:t>
      </w:r>
      <w:r w:rsidRPr="00C71394">
        <w:rPr>
          <w:rFonts w:ascii="Times New Roman" w:hAnsi="Times New Roman" w:cs="Times New Roman"/>
        </w:rPr>
        <w:t xml:space="preserve">Temporal order memory accuracy increased with number of locations remembered (none &lt; one &lt; both), with no boundary effects. </w:t>
      </w:r>
      <w:r w:rsidR="00053649">
        <w:rPr>
          <w:rFonts w:ascii="Times New Roman" w:hAnsi="Times New Roman" w:cs="Times New Roman"/>
        </w:rPr>
        <w:t xml:space="preserve">(B) </w:t>
      </w:r>
      <w:r w:rsidRPr="00C71394">
        <w:rPr>
          <w:rFonts w:ascii="Times New Roman" w:hAnsi="Times New Roman" w:cs="Times New Roman"/>
        </w:rPr>
        <w:t xml:space="preserve">Distance ratings were higher for cross-boundary than </w:t>
      </w:r>
      <w:r w:rsidR="0033467C" w:rsidRPr="0033467C">
        <w:rPr>
          <w:rFonts w:ascii="Times New Roman" w:hAnsi="Times New Roman" w:cs="Times New Roman"/>
        </w:rPr>
        <w:t xml:space="preserve">within-event </w:t>
      </w:r>
      <w:r w:rsidRPr="00C71394">
        <w:rPr>
          <w:rFonts w:ascii="Times New Roman" w:hAnsi="Times New Roman" w:cs="Times New Roman"/>
        </w:rPr>
        <w:t>trials, regardless of source memory.</w:t>
      </w:r>
    </w:p>
    <w:p w14:paraId="43980E1C" w14:textId="77777777" w:rsidR="00090888" w:rsidRDefault="00090888" w:rsidP="00AE5D43">
      <w:pPr>
        <w:rPr>
          <w:iCs/>
        </w:rPr>
      </w:pPr>
    </w:p>
    <w:p w14:paraId="55FE0B82" w14:textId="7267C799" w:rsidR="0046709C" w:rsidRDefault="0046709C" w:rsidP="0046709C">
      <w:pPr>
        <w:pBdr>
          <w:top w:val="nil"/>
          <w:left w:val="nil"/>
          <w:bottom w:val="nil"/>
          <w:right w:val="nil"/>
          <w:between w:val="nil"/>
        </w:pBdr>
        <w:jc w:val="center"/>
        <w:rPr>
          <w:rFonts w:ascii="Times New Roman" w:hAnsi="Times New Roman" w:cs="Times New Roman"/>
          <w:b/>
          <w:sz w:val="24"/>
          <w:szCs w:val="24"/>
        </w:rPr>
      </w:pPr>
      <w:r>
        <w:rPr>
          <w:rFonts w:ascii="Times New Roman" w:hAnsi="Times New Roman" w:cs="Times New Roman"/>
          <w:b/>
          <w:sz w:val="24"/>
          <w:szCs w:val="24"/>
        </w:rPr>
        <w:t>Discussion</w:t>
      </w:r>
    </w:p>
    <w:p w14:paraId="6A60A03B" w14:textId="77777777" w:rsidR="00C71394" w:rsidRDefault="00C71394" w:rsidP="0046709C">
      <w:pPr>
        <w:pBdr>
          <w:top w:val="nil"/>
          <w:left w:val="nil"/>
          <w:bottom w:val="nil"/>
          <w:right w:val="nil"/>
          <w:between w:val="nil"/>
        </w:pBdr>
        <w:jc w:val="center"/>
        <w:rPr>
          <w:rFonts w:ascii="Times New Roman" w:hAnsi="Times New Roman" w:cs="Times New Roman"/>
          <w:b/>
          <w:sz w:val="24"/>
          <w:szCs w:val="24"/>
        </w:rPr>
      </w:pPr>
    </w:p>
    <w:p w14:paraId="470AA0C5" w14:textId="3D9C8C1F" w:rsidR="001B6AFB" w:rsidRDefault="001B6AFB" w:rsidP="001B6AFB">
      <w:pPr>
        <w:rPr>
          <w:rFonts w:ascii="Times New Roman" w:hAnsi="Times New Roman" w:cs="Times New Roman"/>
          <w:bCs/>
          <w:sz w:val="24"/>
          <w:szCs w:val="24"/>
        </w:rPr>
      </w:pPr>
      <w:r w:rsidRPr="001B6AFB">
        <w:rPr>
          <w:rFonts w:ascii="Times New Roman" w:hAnsi="Times New Roman" w:cs="Times New Roman"/>
          <w:bCs/>
          <w:sz w:val="24"/>
          <w:szCs w:val="24"/>
        </w:rPr>
        <w:t xml:space="preserve">Despite enhancing the uniqueness </w:t>
      </w:r>
      <w:r w:rsidR="005D6DCB">
        <w:rPr>
          <w:rFonts w:ascii="Times New Roman" w:hAnsi="Times New Roman" w:cs="Times New Roman"/>
          <w:bCs/>
          <w:sz w:val="24"/>
          <w:szCs w:val="24"/>
        </w:rPr>
        <w:t xml:space="preserve">and distinctiveness </w:t>
      </w:r>
      <w:r w:rsidRPr="001B6AFB">
        <w:rPr>
          <w:rFonts w:ascii="Times New Roman" w:hAnsi="Times New Roman" w:cs="Times New Roman"/>
          <w:bCs/>
          <w:sz w:val="24"/>
          <w:szCs w:val="24"/>
        </w:rPr>
        <w:t xml:space="preserve">of our contexts, </w:t>
      </w:r>
      <w:r w:rsidR="002F56F1">
        <w:rPr>
          <w:rFonts w:ascii="Times New Roman" w:hAnsi="Times New Roman" w:cs="Times New Roman"/>
          <w:bCs/>
          <w:sz w:val="24"/>
          <w:szCs w:val="24"/>
        </w:rPr>
        <w:t xml:space="preserve">and strengthening </w:t>
      </w:r>
      <w:r w:rsidR="00394CDE">
        <w:rPr>
          <w:rFonts w:ascii="Times New Roman" w:hAnsi="Times New Roman" w:cs="Times New Roman"/>
          <w:bCs/>
          <w:sz w:val="24"/>
          <w:szCs w:val="24"/>
        </w:rPr>
        <w:t>item</w:t>
      </w:r>
      <w:r w:rsidR="002F56F1">
        <w:rPr>
          <w:rFonts w:ascii="Times New Roman" w:hAnsi="Times New Roman" w:cs="Times New Roman"/>
          <w:bCs/>
          <w:sz w:val="24"/>
          <w:szCs w:val="24"/>
        </w:rPr>
        <w:t>-</w:t>
      </w:r>
      <w:r w:rsidR="00394CDE">
        <w:rPr>
          <w:rFonts w:ascii="Times New Roman" w:hAnsi="Times New Roman" w:cs="Times New Roman"/>
          <w:bCs/>
          <w:sz w:val="24"/>
          <w:szCs w:val="24"/>
        </w:rPr>
        <w:t>context</w:t>
      </w:r>
      <w:r w:rsidR="002F56F1">
        <w:rPr>
          <w:rFonts w:ascii="Times New Roman" w:hAnsi="Times New Roman" w:cs="Times New Roman"/>
          <w:bCs/>
          <w:sz w:val="24"/>
          <w:szCs w:val="24"/>
        </w:rPr>
        <w:t xml:space="preserve"> associations, </w:t>
      </w:r>
      <w:r w:rsidRPr="001B6AFB">
        <w:rPr>
          <w:rFonts w:ascii="Times New Roman" w:hAnsi="Times New Roman" w:cs="Times New Roman"/>
          <w:bCs/>
          <w:sz w:val="24"/>
          <w:szCs w:val="24"/>
        </w:rPr>
        <w:t xml:space="preserve">we still observed the classic effect: temporal order memory was better for </w:t>
      </w:r>
      <w:r w:rsidR="0033467C" w:rsidRPr="0046709C">
        <w:rPr>
          <w:rFonts w:ascii="Times New Roman" w:hAnsi="Times New Roman" w:cs="Times New Roman"/>
          <w:sz w:val="24"/>
          <w:szCs w:val="24"/>
        </w:rPr>
        <w:t>within-</w:t>
      </w:r>
      <w:r w:rsidR="0033467C">
        <w:rPr>
          <w:rFonts w:ascii="Times New Roman" w:hAnsi="Times New Roman" w:cs="Times New Roman" w:hint="eastAsia"/>
          <w:iCs/>
          <w:sz w:val="24"/>
          <w:szCs w:val="24"/>
          <w:lang w:eastAsia="zh-CN"/>
        </w:rPr>
        <w:t>event</w:t>
      </w:r>
      <w:r w:rsidRPr="001B6AFB">
        <w:rPr>
          <w:rFonts w:ascii="Times New Roman" w:hAnsi="Times New Roman" w:cs="Times New Roman"/>
          <w:bCs/>
          <w:sz w:val="24"/>
          <w:szCs w:val="24"/>
        </w:rPr>
        <w:t xml:space="preserve"> than for cross-boundary events in both the context-present and context-absent groups. This </w:t>
      </w:r>
      <w:r w:rsidR="001A6536">
        <w:rPr>
          <w:rFonts w:ascii="Times New Roman" w:hAnsi="Times New Roman" w:cs="Times New Roman"/>
          <w:bCs/>
          <w:sz w:val="24"/>
          <w:szCs w:val="24"/>
        </w:rPr>
        <w:t xml:space="preserve">refuted our hypothesis and </w:t>
      </w:r>
      <w:r w:rsidRPr="001B6AFB">
        <w:rPr>
          <w:rFonts w:ascii="Times New Roman" w:hAnsi="Times New Roman" w:cs="Times New Roman"/>
          <w:bCs/>
          <w:sz w:val="24"/>
          <w:szCs w:val="24"/>
        </w:rPr>
        <w:t xml:space="preserve">challenges the claim that providing distinct, unique context cues during retrieval can produce a flipped effect, such that the order of cross-boundary events is remembered better than that of </w:t>
      </w:r>
      <w:r w:rsidR="0033467C" w:rsidRPr="0046709C">
        <w:rPr>
          <w:rFonts w:ascii="Times New Roman" w:hAnsi="Times New Roman" w:cs="Times New Roman"/>
          <w:sz w:val="24"/>
          <w:szCs w:val="24"/>
        </w:rPr>
        <w:t>within-</w:t>
      </w:r>
      <w:r w:rsidR="0033467C">
        <w:rPr>
          <w:rFonts w:ascii="Times New Roman" w:hAnsi="Times New Roman" w:cs="Times New Roman" w:hint="eastAsia"/>
          <w:iCs/>
          <w:sz w:val="24"/>
          <w:szCs w:val="24"/>
          <w:lang w:eastAsia="zh-CN"/>
        </w:rPr>
        <w:t>event</w:t>
      </w:r>
      <w:r w:rsidR="0033467C" w:rsidRPr="001B6AFB">
        <w:rPr>
          <w:rFonts w:ascii="Times New Roman" w:hAnsi="Times New Roman" w:cs="Times New Roman"/>
          <w:bCs/>
          <w:sz w:val="24"/>
          <w:szCs w:val="24"/>
        </w:rPr>
        <w:t xml:space="preserve"> </w:t>
      </w:r>
      <w:r w:rsidRPr="001B6AFB">
        <w:rPr>
          <w:rFonts w:ascii="Times New Roman" w:hAnsi="Times New Roman" w:cs="Times New Roman"/>
          <w:bCs/>
          <w:sz w:val="24"/>
          <w:szCs w:val="24"/>
        </w:rPr>
        <w:t>events</w:t>
      </w:r>
      <w:r>
        <w:rPr>
          <w:rFonts w:ascii="Times New Roman" w:hAnsi="Times New Roman" w:cs="Times New Roman"/>
          <w:bCs/>
          <w:sz w:val="24"/>
          <w:szCs w:val="24"/>
        </w:rPr>
        <w:t xml:space="preserve"> </w:t>
      </w:r>
      <w:r>
        <w:rPr>
          <w:rFonts w:ascii="Times New Roman" w:hAnsi="Times New Roman" w:cs="Times New Roman"/>
          <w:bCs/>
          <w:sz w:val="24"/>
          <w:szCs w:val="24"/>
        </w:rPr>
        <w:fldChar w:fldCharType="begin"/>
      </w:r>
      <w:r w:rsidR="00C915E9">
        <w:rPr>
          <w:rFonts w:ascii="Times New Roman" w:hAnsi="Times New Roman" w:cs="Times New Roman"/>
          <w:bCs/>
          <w:sz w:val="24"/>
          <w:szCs w:val="24"/>
        </w:rPr>
        <w:instrText xml:space="preserve"> ADDIN ZOTERO_ITEM CSL_CITATION {"citationID":"VXmYYUpO","properties":{"formattedCitation":"(Wen &amp; Egner, 2022)","plainCitation":"(Wen &amp; Egner, 2022)","dontUpdate":true,"noteIndex":0},"citationItems":[{"id":7,"uris":["http://zotero.org/users/local/9ow2ppoL/items/DD3I7SJF"],"itemData":{"id":7,"type":"article-journal","container-title":"Cognition","DOI":"10.1016/j.cognition.2022.105145","ISSN":"00100277","journalAbbreviation":"Cognition","language":"en","page":"105145","source":"DOI.org (Crossref)","title":"Retrieval context determines whether event boundaries impair or enhance temporal order memory","volume":"225","author":[{"family":"Wen","given":"Tanya"},{"family":"Egner","given":"Tobias"}],"issued":{"date-parts":[["2022",8]]}}}],"schema":"https://github.com/citation-style-language/schema/raw/master/csl-citation.json"} </w:instrText>
      </w:r>
      <w:r>
        <w:rPr>
          <w:rFonts w:ascii="Times New Roman" w:hAnsi="Times New Roman" w:cs="Times New Roman"/>
          <w:bCs/>
          <w:sz w:val="24"/>
          <w:szCs w:val="24"/>
        </w:rPr>
        <w:fldChar w:fldCharType="separate"/>
      </w:r>
      <w:r>
        <w:rPr>
          <w:rFonts w:ascii="Times New Roman" w:hAnsi="Times New Roman" w:cs="Times New Roman"/>
          <w:bCs/>
          <w:noProof/>
          <w:sz w:val="24"/>
          <w:szCs w:val="24"/>
        </w:rPr>
        <w:t>(Wen &amp; Egner, 2022</w:t>
      </w:r>
      <w:r w:rsidR="001A6536">
        <w:rPr>
          <w:rFonts w:ascii="Times New Roman" w:hAnsi="Times New Roman" w:cs="Times New Roman"/>
          <w:bCs/>
          <w:noProof/>
          <w:sz w:val="24"/>
          <w:szCs w:val="24"/>
        </w:rPr>
        <w:t>, Experiments 1-4</w:t>
      </w:r>
      <w:r>
        <w:rPr>
          <w:rFonts w:ascii="Times New Roman" w:hAnsi="Times New Roman" w:cs="Times New Roman"/>
          <w:bCs/>
          <w:noProof/>
          <w:sz w:val="24"/>
          <w:szCs w:val="24"/>
        </w:rPr>
        <w:t>)</w:t>
      </w:r>
      <w:r>
        <w:rPr>
          <w:rFonts w:ascii="Times New Roman" w:hAnsi="Times New Roman" w:cs="Times New Roman"/>
          <w:bCs/>
          <w:sz w:val="24"/>
          <w:szCs w:val="24"/>
        </w:rPr>
        <w:fldChar w:fldCharType="end"/>
      </w:r>
      <w:r w:rsidRPr="001B6AFB">
        <w:rPr>
          <w:rFonts w:ascii="Times New Roman" w:hAnsi="Times New Roman" w:cs="Times New Roman"/>
          <w:bCs/>
          <w:sz w:val="24"/>
          <w:szCs w:val="24"/>
        </w:rPr>
        <w:t>.</w:t>
      </w:r>
    </w:p>
    <w:p w14:paraId="66211F0E" w14:textId="5DDCB3C6" w:rsidR="00090888" w:rsidRPr="00090888" w:rsidRDefault="001B6AFB" w:rsidP="00090888">
      <w:pPr>
        <w:rPr>
          <w:rFonts w:ascii="Times New Roman" w:hAnsi="Times New Roman" w:cs="Times New Roman"/>
          <w:bCs/>
          <w:sz w:val="24"/>
          <w:szCs w:val="24"/>
        </w:rPr>
      </w:pPr>
      <w:r>
        <w:rPr>
          <w:rFonts w:ascii="Times New Roman" w:hAnsi="Times New Roman" w:cs="Times New Roman"/>
          <w:bCs/>
          <w:sz w:val="24"/>
          <w:szCs w:val="24"/>
        </w:rPr>
        <w:tab/>
      </w:r>
      <w:r w:rsidR="00DC0B4B">
        <w:rPr>
          <w:rFonts w:ascii="Times New Roman" w:hAnsi="Times New Roman" w:cs="Times New Roman"/>
          <w:bCs/>
          <w:sz w:val="24"/>
          <w:szCs w:val="24"/>
        </w:rPr>
        <w:t>Our</w:t>
      </w:r>
      <w:r w:rsidR="002836B0">
        <w:rPr>
          <w:rFonts w:ascii="Times New Roman" w:hAnsi="Times New Roman" w:cs="Times New Roman"/>
          <w:bCs/>
          <w:sz w:val="24"/>
          <w:szCs w:val="24"/>
        </w:rPr>
        <w:t xml:space="preserve"> hypothesis was supported in the sense that </w:t>
      </w:r>
      <w:r w:rsidRPr="001B6AFB">
        <w:rPr>
          <w:rFonts w:ascii="Times New Roman" w:hAnsi="Times New Roman" w:cs="Times New Roman"/>
          <w:bCs/>
          <w:sz w:val="24"/>
          <w:szCs w:val="24"/>
        </w:rPr>
        <w:t>when the context was present during retrieval, the boundary effect on temporal order memory was smaller</w:t>
      </w:r>
      <w:r w:rsidR="002836B0">
        <w:rPr>
          <w:rFonts w:ascii="Times New Roman" w:hAnsi="Times New Roman" w:cs="Times New Roman"/>
          <w:bCs/>
          <w:sz w:val="24"/>
          <w:szCs w:val="24"/>
        </w:rPr>
        <w:t>. This effect emerged</w:t>
      </w:r>
      <w:r w:rsidRPr="001B6AFB">
        <w:rPr>
          <w:rFonts w:ascii="Times New Roman" w:hAnsi="Times New Roman" w:cs="Times New Roman"/>
          <w:bCs/>
          <w:sz w:val="24"/>
          <w:szCs w:val="24"/>
        </w:rPr>
        <w:t xml:space="preserve"> because participants performed better on cross-boundary trials </w:t>
      </w:r>
      <w:r w:rsidR="002836B0">
        <w:rPr>
          <w:rFonts w:ascii="Times New Roman" w:hAnsi="Times New Roman" w:cs="Times New Roman"/>
          <w:bCs/>
          <w:sz w:val="24"/>
          <w:szCs w:val="24"/>
        </w:rPr>
        <w:t>when the context was present compared to when it</w:t>
      </w:r>
      <w:r w:rsidRPr="001B6AFB">
        <w:rPr>
          <w:rFonts w:ascii="Times New Roman" w:hAnsi="Times New Roman" w:cs="Times New Roman"/>
          <w:bCs/>
          <w:sz w:val="24"/>
          <w:szCs w:val="24"/>
        </w:rPr>
        <w:t xml:space="preserve"> was absent. </w:t>
      </w:r>
      <w:r w:rsidR="002F56F1" w:rsidRPr="002F56F1">
        <w:rPr>
          <w:rFonts w:ascii="Times New Roman" w:hAnsi="Times New Roman" w:cs="Times New Roman"/>
          <w:bCs/>
          <w:sz w:val="24"/>
          <w:szCs w:val="24"/>
        </w:rPr>
        <w:t xml:space="preserve">We also found that temporal order memory improved </w:t>
      </w:r>
      <w:r w:rsidR="00DC0B4B">
        <w:rPr>
          <w:rFonts w:ascii="Times New Roman" w:hAnsi="Times New Roman" w:cs="Times New Roman"/>
          <w:bCs/>
          <w:sz w:val="24"/>
          <w:szCs w:val="24"/>
        </w:rPr>
        <w:t>when</w:t>
      </w:r>
      <w:r w:rsidR="002F56F1" w:rsidRPr="002F56F1">
        <w:rPr>
          <w:rFonts w:ascii="Times New Roman" w:hAnsi="Times New Roman" w:cs="Times New Roman"/>
          <w:bCs/>
          <w:sz w:val="24"/>
          <w:szCs w:val="24"/>
        </w:rPr>
        <w:t xml:space="preserve"> participants correctly remembered the contexts associated with more items in the pair.</w:t>
      </w:r>
      <w:r>
        <w:rPr>
          <w:rFonts w:ascii="Times New Roman" w:hAnsi="Times New Roman" w:cs="Times New Roman"/>
          <w:bCs/>
          <w:sz w:val="24"/>
          <w:szCs w:val="24"/>
        </w:rPr>
        <w:tab/>
      </w:r>
    </w:p>
    <w:p w14:paraId="5A318565" w14:textId="3FED5968" w:rsidR="001A6536" w:rsidRDefault="00090888" w:rsidP="00090888">
      <w:pPr>
        <w:rPr>
          <w:rFonts w:ascii="Times New Roman" w:hAnsi="Times New Roman" w:cs="Times New Roman"/>
          <w:bCs/>
          <w:sz w:val="24"/>
          <w:szCs w:val="24"/>
        </w:rPr>
      </w:pPr>
      <w:r>
        <w:rPr>
          <w:rFonts w:ascii="Times New Roman" w:hAnsi="Times New Roman" w:cs="Times New Roman"/>
          <w:bCs/>
          <w:sz w:val="24"/>
          <w:szCs w:val="24"/>
        </w:rPr>
        <w:tab/>
      </w:r>
      <w:r w:rsidRPr="00090888">
        <w:rPr>
          <w:rFonts w:ascii="Times New Roman" w:hAnsi="Times New Roman" w:cs="Times New Roman"/>
          <w:bCs/>
          <w:sz w:val="24"/>
          <w:szCs w:val="24"/>
        </w:rPr>
        <w:t xml:space="preserve">Additionally, we replicated the classic temporal distance effect, with cross-boundary pairs judged as farther apart than </w:t>
      </w:r>
      <w:r w:rsidR="0033467C" w:rsidRPr="0046709C">
        <w:rPr>
          <w:rFonts w:ascii="Times New Roman" w:hAnsi="Times New Roman" w:cs="Times New Roman"/>
          <w:sz w:val="24"/>
          <w:szCs w:val="24"/>
        </w:rPr>
        <w:t>within-</w:t>
      </w:r>
      <w:r w:rsidR="0033467C">
        <w:rPr>
          <w:rFonts w:ascii="Times New Roman" w:hAnsi="Times New Roman" w:cs="Times New Roman" w:hint="eastAsia"/>
          <w:iCs/>
          <w:sz w:val="24"/>
          <w:szCs w:val="24"/>
          <w:lang w:eastAsia="zh-CN"/>
        </w:rPr>
        <w:t>event</w:t>
      </w:r>
      <w:r w:rsidR="0033467C" w:rsidRPr="00090888">
        <w:rPr>
          <w:rFonts w:ascii="Times New Roman" w:hAnsi="Times New Roman" w:cs="Times New Roman"/>
          <w:bCs/>
          <w:sz w:val="24"/>
          <w:szCs w:val="24"/>
        </w:rPr>
        <w:t xml:space="preserve"> </w:t>
      </w:r>
      <w:r w:rsidRPr="00090888">
        <w:rPr>
          <w:rFonts w:ascii="Times New Roman" w:hAnsi="Times New Roman" w:cs="Times New Roman"/>
          <w:bCs/>
          <w:sz w:val="24"/>
          <w:szCs w:val="24"/>
        </w:rPr>
        <w:t>pairs. Replicating Wen and Egner (2022)</w:t>
      </w:r>
      <w:r w:rsidR="00141B7B">
        <w:rPr>
          <w:rFonts w:ascii="Times New Roman" w:hAnsi="Times New Roman" w:cs="Times New Roman" w:hint="eastAsia"/>
          <w:bCs/>
          <w:sz w:val="24"/>
          <w:szCs w:val="24"/>
          <w:lang w:eastAsia="zh-CN"/>
        </w:rPr>
        <w:t xml:space="preserve"> Experiment 3 and 4</w:t>
      </w:r>
      <w:r w:rsidRPr="00090888">
        <w:rPr>
          <w:rFonts w:ascii="Times New Roman" w:hAnsi="Times New Roman" w:cs="Times New Roman" w:hint="eastAsia"/>
          <w:bCs/>
          <w:sz w:val="24"/>
          <w:szCs w:val="24"/>
          <w:lang w:eastAsia="zh-CN"/>
        </w:rPr>
        <w:t>,</w:t>
      </w:r>
      <w:r w:rsidRPr="00090888">
        <w:rPr>
          <w:rFonts w:ascii="Times New Roman" w:hAnsi="Times New Roman" w:cs="Times New Roman"/>
          <w:bCs/>
          <w:sz w:val="24"/>
          <w:szCs w:val="24"/>
        </w:rPr>
        <w:t xml:space="preserve"> retrieval context also shaped these judgments: participants in the context-absent condition gave larger distance ratings than those in the context-present condition. </w:t>
      </w:r>
      <w:r w:rsidR="001A6536">
        <w:rPr>
          <w:rFonts w:ascii="Times New Roman" w:hAnsi="Times New Roman" w:cs="Times New Roman"/>
          <w:bCs/>
          <w:sz w:val="24"/>
          <w:szCs w:val="24"/>
        </w:rPr>
        <w:t>By contrast with temporal memory measures, d</w:t>
      </w:r>
      <w:r w:rsidRPr="00090888">
        <w:rPr>
          <w:rFonts w:ascii="Times New Roman" w:hAnsi="Times New Roman" w:cs="Times New Roman"/>
          <w:bCs/>
          <w:sz w:val="24"/>
          <w:szCs w:val="24"/>
        </w:rPr>
        <w:t xml:space="preserve">istance ratings were not significantly predicted by source memory, nor by the source memory </w:t>
      </w:r>
      <w:r>
        <w:rPr>
          <w:rFonts w:ascii="Times New Roman" w:hAnsi="Times New Roman" w:cs="Times New Roman"/>
          <w:bCs/>
          <w:sz w:val="24"/>
          <w:szCs w:val="24"/>
        </w:rPr>
        <w:t>x</w:t>
      </w:r>
      <w:r w:rsidRPr="00090888">
        <w:rPr>
          <w:rFonts w:ascii="Times New Roman" w:hAnsi="Times New Roman" w:cs="Times New Roman"/>
          <w:bCs/>
          <w:sz w:val="24"/>
          <w:szCs w:val="24"/>
        </w:rPr>
        <w:t xml:space="preserve"> boundary interaction. However, in a follow-up analysis restricted to trials in which participants correctly remembered both contexts, cross-boundary pairs were rated as farther apart than </w:t>
      </w:r>
      <w:r w:rsidR="0033467C" w:rsidRPr="0046709C">
        <w:rPr>
          <w:rFonts w:ascii="Times New Roman" w:hAnsi="Times New Roman" w:cs="Times New Roman"/>
          <w:sz w:val="24"/>
          <w:szCs w:val="24"/>
        </w:rPr>
        <w:t>within-</w:t>
      </w:r>
      <w:r w:rsidR="0033467C">
        <w:rPr>
          <w:rFonts w:ascii="Times New Roman" w:hAnsi="Times New Roman" w:cs="Times New Roman" w:hint="eastAsia"/>
          <w:iCs/>
          <w:sz w:val="24"/>
          <w:szCs w:val="24"/>
          <w:lang w:eastAsia="zh-CN"/>
        </w:rPr>
        <w:t>event</w:t>
      </w:r>
      <w:r w:rsidR="0033467C" w:rsidRPr="00090888">
        <w:rPr>
          <w:rFonts w:ascii="Times New Roman" w:hAnsi="Times New Roman" w:cs="Times New Roman"/>
          <w:bCs/>
          <w:sz w:val="24"/>
          <w:szCs w:val="24"/>
        </w:rPr>
        <w:t xml:space="preserve"> </w:t>
      </w:r>
      <w:r w:rsidRPr="00090888">
        <w:rPr>
          <w:rFonts w:ascii="Times New Roman" w:hAnsi="Times New Roman" w:cs="Times New Roman"/>
          <w:bCs/>
          <w:sz w:val="24"/>
          <w:szCs w:val="24"/>
        </w:rPr>
        <w:t xml:space="preserve">pairs, suggesting that boundary structure exerts a stronger influence when contextual information is successfully retrieved. </w:t>
      </w:r>
    </w:p>
    <w:p w14:paraId="4F92B981" w14:textId="37D8323D" w:rsidR="00090888" w:rsidRDefault="001A6536" w:rsidP="00C82596">
      <w:pPr>
        <w:ind w:firstLine="720"/>
        <w:rPr>
          <w:rFonts w:ascii="Times New Roman" w:hAnsi="Times New Roman" w:cs="Times New Roman"/>
          <w:bCs/>
          <w:sz w:val="24"/>
          <w:szCs w:val="24"/>
        </w:rPr>
      </w:pPr>
      <w:r>
        <w:rPr>
          <w:rFonts w:ascii="Times New Roman" w:hAnsi="Times New Roman" w:cs="Times New Roman"/>
          <w:bCs/>
          <w:sz w:val="24"/>
          <w:szCs w:val="24"/>
        </w:rPr>
        <w:t>We did not register a hypothesis related to objective distance ratings, but nevertheless expected to observe an effect on both measures, temporal order memory and temporal distance ratings. Curiously, we observed that d</w:t>
      </w:r>
      <w:r w:rsidRPr="00090888">
        <w:rPr>
          <w:rFonts w:ascii="Times New Roman" w:hAnsi="Times New Roman" w:cs="Times New Roman"/>
          <w:bCs/>
          <w:sz w:val="24"/>
          <w:szCs w:val="24"/>
        </w:rPr>
        <w:t>istance ratings were also insensitive to the number of intervening items, implying that objective distance contributed little under our task conditions.</w:t>
      </w:r>
      <w:r>
        <w:rPr>
          <w:rFonts w:ascii="Times New Roman" w:hAnsi="Times New Roman" w:cs="Times New Roman"/>
          <w:bCs/>
          <w:sz w:val="24"/>
          <w:szCs w:val="24"/>
        </w:rPr>
        <w:t xml:space="preserve"> This was surprising because it implied that </w:t>
      </w:r>
      <w:r w:rsidR="00090888" w:rsidRPr="00090888">
        <w:rPr>
          <w:rFonts w:ascii="Times New Roman" w:hAnsi="Times New Roman" w:cs="Times New Roman"/>
          <w:bCs/>
          <w:sz w:val="24"/>
          <w:szCs w:val="24"/>
        </w:rPr>
        <w:t>boundary effect corresponded to an increase in perceived distance of roughly four items. Within retrieved-context models, this magnitude is difficult to explain as a purely encoding-driven increase in context drift, because it would require a large acceleration relative to the drift associated with encoding an additional item. Together, these results motivate a post-encoding account in which temporal distance judgments are biased by what participants can retrieve about item</w:t>
      </w:r>
      <w:r w:rsidR="00394CDE">
        <w:rPr>
          <w:rFonts w:ascii="Times New Roman" w:hAnsi="Times New Roman" w:cs="Times New Roman"/>
          <w:bCs/>
          <w:sz w:val="24"/>
          <w:szCs w:val="24"/>
        </w:rPr>
        <w:t>-</w:t>
      </w:r>
      <w:r w:rsidR="00090888" w:rsidRPr="00090888">
        <w:rPr>
          <w:rFonts w:ascii="Times New Roman" w:hAnsi="Times New Roman" w:cs="Times New Roman"/>
          <w:bCs/>
          <w:sz w:val="24"/>
          <w:szCs w:val="24"/>
        </w:rPr>
        <w:t>context associations. Experiment 2 therefore tested this post-encoding account more directly.</w:t>
      </w:r>
    </w:p>
    <w:p w14:paraId="1F221775" w14:textId="77777777" w:rsidR="00090888" w:rsidRDefault="00090888" w:rsidP="00AE5D43">
      <w:pPr>
        <w:rPr>
          <w:iCs/>
        </w:rPr>
      </w:pPr>
    </w:p>
    <w:p w14:paraId="3780EEED" w14:textId="77777777" w:rsidR="00090888" w:rsidRDefault="00090888" w:rsidP="00AE5D43">
      <w:pPr>
        <w:rPr>
          <w:iCs/>
        </w:rPr>
      </w:pPr>
    </w:p>
    <w:p w14:paraId="0B1353D5" w14:textId="16CC6BDC" w:rsidR="00090888" w:rsidRDefault="00090888" w:rsidP="00090888">
      <w:pPr>
        <w:ind w:firstLine="720"/>
        <w:jc w:val="center"/>
        <w:rPr>
          <w:rFonts w:ascii="Times New Roman" w:hAnsi="Times New Roman" w:cs="Times New Roman"/>
          <w:b/>
          <w:sz w:val="28"/>
          <w:szCs w:val="28"/>
        </w:rPr>
      </w:pPr>
      <w:r w:rsidRPr="0046709C">
        <w:rPr>
          <w:rFonts w:ascii="Times New Roman" w:hAnsi="Times New Roman" w:cs="Times New Roman"/>
          <w:b/>
          <w:sz w:val="28"/>
          <w:szCs w:val="28"/>
        </w:rPr>
        <w:t xml:space="preserve">Experiment </w:t>
      </w:r>
      <w:r>
        <w:rPr>
          <w:rFonts w:ascii="Times New Roman" w:hAnsi="Times New Roman" w:cs="Times New Roman"/>
          <w:b/>
          <w:sz w:val="28"/>
          <w:szCs w:val="28"/>
        </w:rPr>
        <w:t>2</w:t>
      </w:r>
    </w:p>
    <w:p w14:paraId="7F83CE8B" w14:textId="77777777" w:rsidR="00090888" w:rsidRDefault="00090888" w:rsidP="00090888">
      <w:pPr>
        <w:ind w:firstLine="720"/>
        <w:jc w:val="center"/>
        <w:rPr>
          <w:rFonts w:ascii="Times New Roman" w:hAnsi="Times New Roman" w:cs="Times New Roman"/>
          <w:b/>
          <w:sz w:val="28"/>
          <w:szCs w:val="28"/>
        </w:rPr>
      </w:pPr>
    </w:p>
    <w:p w14:paraId="11EB5FDC" w14:textId="18BDD8AC" w:rsidR="00D03798" w:rsidRDefault="00C80A08" w:rsidP="00D03798">
      <w:pPr>
        <w:rPr>
          <w:rFonts w:ascii="Times New Roman" w:hAnsi="Times New Roman" w:cs="Times New Roman"/>
          <w:sz w:val="24"/>
          <w:szCs w:val="24"/>
          <w:lang w:eastAsia="zh-CN"/>
        </w:rPr>
      </w:pPr>
      <w:r>
        <w:rPr>
          <w:rFonts w:ascii="Times New Roman" w:hAnsi="Times New Roman" w:cs="Times New Roman"/>
          <w:sz w:val="24"/>
          <w:szCs w:val="24"/>
        </w:rPr>
        <w:lastRenderedPageBreak/>
        <w:t xml:space="preserve">In Experiment 1 we limited ourselves to testing source memory only at the very end of the session to </w:t>
      </w:r>
      <w:r w:rsidRPr="002F56F1">
        <w:rPr>
          <w:rFonts w:ascii="Times New Roman" w:hAnsi="Times New Roman" w:cs="Times New Roman"/>
          <w:sz w:val="24"/>
          <w:szCs w:val="24"/>
        </w:rPr>
        <w:t>minimise strategy shifts in temporal inference across earlier rounds</w:t>
      </w:r>
      <w:r>
        <w:rPr>
          <w:rFonts w:ascii="Times New Roman" w:hAnsi="Times New Roman" w:cs="Times New Roman"/>
          <w:sz w:val="24"/>
          <w:szCs w:val="24"/>
        </w:rPr>
        <w:t xml:space="preserve">. This design choice only allowed us to collect data on memory for items encoded in the final round. </w:t>
      </w:r>
      <w:r w:rsidR="00172385">
        <w:rPr>
          <w:rFonts w:ascii="Times New Roman" w:hAnsi="Times New Roman" w:cs="Times New Roman"/>
          <w:sz w:val="24"/>
          <w:szCs w:val="24"/>
        </w:rPr>
        <w:t>However, t</w:t>
      </w:r>
      <w:r w:rsidRPr="00830CD8">
        <w:rPr>
          <w:rFonts w:ascii="Times New Roman" w:hAnsi="Times New Roman" w:cs="Times New Roman"/>
          <w:sz w:val="24"/>
          <w:szCs w:val="24"/>
        </w:rPr>
        <w:t xml:space="preserve">o further examine how retrieval processes shape temporal memory, and whether perceived event structure can bias temporal judgments, it is useful to have more robust data on source memory, namely, associative memory for the context in which test probes were encoded, and on memory for context order. </w:t>
      </w:r>
      <w:r>
        <w:rPr>
          <w:rFonts w:ascii="Times New Roman" w:hAnsi="Times New Roman" w:cs="Times New Roman"/>
          <w:sz w:val="24"/>
          <w:szCs w:val="24"/>
        </w:rPr>
        <w:t>Therefore, in Experiment 2 e</w:t>
      </w:r>
      <w:r w:rsidRPr="00830CD8">
        <w:rPr>
          <w:rFonts w:ascii="Times New Roman" w:hAnsi="Times New Roman" w:cs="Times New Roman"/>
          <w:sz w:val="24"/>
          <w:szCs w:val="24"/>
        </w:rPr>
        <w:t>ach encoding round was followed by a test of source and context order memory</w:t>
      </w:r>
      <w:r w:rsidR="00172385">
        <w:rPr>
          <w:rFonts w:ascii="Times New Roman" w:hAnsi="Times New Roman" w:cs="Times New Roman"/>
          <w:sz w:val="24"/>
          <w:szCs w:val="24"/>
        </w:rPr>
        <w:t>, a procedure previously employed by Wen and Egner (202</w:t>
      </w:r>
      <w:r w:rsidR="00141B7B">
        <w:rPr>
          <w:rFonts w:ascii="Times New Roman" w:hAnsi="Times New Roman" w:cs="Times New Roman" w:hint="eastAsia"/>
          <w:sz w:val="24"/>
          <w:szCs w:val="24"/>
          <w:lang w:eastAsia="zh-CN"/>
        </w:rPr>
        <w:t>2</w:t>
      </w:r>
      <w:r w:rsidR="00172385">
        <w:rPr>
          <w:rFonts w:ascii="Times New Roman" w:hAnsi="Times New Roman" w:cs="Times New Roman"/>
          <w:sz w:val="24"/>
          <w:szCs w:val="24"/>
        </w:rPr>
        <w:t>,</w:t>
      </w:r>
      <w:r w:rsidR="00141B7B">
        <w:rPr>
          <w:rFonts w:ascii="Times New Roman" w:hAnsi="Times New Roman" w:cs="Times New Roman" w:hint="eastAsia"/>
          <w:sz w:val="24"/>
          <w:szCs w:val="24"/>
          <w:lang w:eastAsia="zh-CN"/>
        </w:rPr>
        <w:t xml:space="preserve"> Experiment 4</w:t>
      </w:r>
      <w:r w:rsidR="00172385">
        <w:rPr>
          <w:rFonts w:ascii="Times New Roman" w:hAnsi="Times New Roman" w:cs="Times New Roman"/>
          <w:sz w:val="24"/>
          <w:szCs w:val="24"/>
        </w:rPr>
        <w:t>)</w:t>
      </w:r>
      <w:r w:rsidRPr="00830CD8">
        <w:rPr>
          <w:rFonts w:ascii="Times New Roman" w:hAnsi="Times New Roman" w:cs="Times New Roman"/>
          <w:sz w:val="24"/>
          <w:szCs w:val="24"/>
        </w:rPr>
        <w:t xml:space="preserve">. </w:t>
      </w:r>
      <w:r w:rsidR="00D03798" w:rsidRPr="00D03798">
        <w:rPr>
          <w:rFonts w:ascii="Times New Roman" w:hAnsi="Times New Roman" w:cs="Times New Roman"/>
          <w:sz w:val="24"/>
          <w:szCs w:val="24"/>
          <w:lang w:eastAsia="zh-CN"/>
        </w:rPr>
        <w:t>The experiment was also preregistered on OSF (10.17605/OSF.IO/SYHTA)</w:t>
      </w:r>
      <w:r w:rsidR="00D03798">
        <w:rPr>
          <w:rFonts w:ascii="Times New Roman" w:hAnsi="Times New Roman" w:cs="Times New Roman" w:hint="eastAsia"/>
          <w:sz w:val="24"/>
          <w:szCs w:val="24"/>
          <w:lang w:eastAsia="zh-CN"/>
        </w:rPr>
        <w:t xml:space="preserve">. </w:t>
      </w:r>
    </w:p>
    <w:p w14:paraId="037B76EA" w14:textId="653AE5A3" w:rsidR="00090888" w:rsidRDefault="00090888" w:rsidP="00E728CD">
      <w:pPr>
        <w:ind w:firstLine="720"/>
        <w:rPr>
          <w:rFonts w:ascii="Times New Roman" w:hAnsi="Times New Roman" w:cs="Times New Roman"/>
          <w:sz w:val="24"/>
          <w:szCs w:val="24"/>
        </w:rPr>
      </w:pPr>
      <w:r w:rsidRPr="00090888">
        <w:rPr>
          <w:rFonts w:ascii="Times New Roman" w:hAnsi="Times New Roman" w:cs="Times New Roman"/>
          <w:sz w:val="24"/>
          <w:szCs w:val="24"/>
        </w:rPr>
        <w:t xml:space="preserve">Experiment 2 </w:t>
      </w:r>
      <w:r w:rsidR="00C80A08">
        <w:rPr>
          <w:rFonts w:ascii="Times New Roman" w:hAnsi="Times New Roman" w:cs="Times New Roman"/>
          <w:sz w:val="24"/>
          <w:szCs w:val="24"/>
        </w:rPr>
        <w:t xml:space="preserve">focused on </w:t>
      </w:r>
      <w:r w:rsidRPr="00090888">
        <w:rPr>
          <w:rFonts w:ascii="Times New Roman" w:hAnsi="Times New Roman" w:cs="Times New Roman"/>
          <w:sz w:val="24"/>
          <w:szCs w:val="24"/>
        </w:rPr>
        <w:t>the context-</w:t>
      </w:r>
      <w:r w:rsidR="00C80A08">
        <w:rPr>
          <w:rFonts w:ascii="Times New Roman" w:hAnsi="Times New Roman" w:cs="Times New Roman"/>
          <w:sz w:val="24"/>
          <w:szCs w:val="24"/>
        </w:rPr>
        <w:t>absent</w:t>
      </w:r>
      <w:r w:rsidRPr="00090888">
        <w:rPr>
          <w:rFonts w:ascii="Times New Roman" w:hAnsi="Times New Roman" w:cs="Times New Roman"/>
          <w:sz w:val="24"/>
          <w:szCs w:val="24"/>
        </w:rPr>
        <w:t xml:space="preserve"> condition </w:t>
      </w:r>
      <w:r w:rsidR="00C80A08">
        <w:rPr>
          <w:rFonts w:ascii="Times New Roman" w:hAnsi="Times New Roman" w:cs="Times New Roman"/>
          <w:sz w:val="24"/>
          <w:szCs w:val="24"/>
        </w:rPr>
        <w:t>of</w:t>
      </w:r>
      <w:r w:rsidRPr="00090888">
        <w:rPr>
          <w:rFonts w:ascii="Times New Roman" w:hAnsi="Times New Roman" w:cs="Times New Roman"/>
          <w:sz w:val="24"/>
          <w:szCs w:val="24"/>
        </w:rPr>
        <w:t xml:space="preserve"> Experiment 1.</w:t>
      </w:r>
      <w:r>
        <w:rPr>
          <w:rFonts w:ascii="Times New Roman" w:hAnsi="Times New Roman" w:cs="Times New Roman"/>
          <w:sz w:val="24"/>
          <w:szCs w:val="24"/>
        </w:rPr>
        <w:t xml:space="preserve"> </w:t>
      </w:r>
      <w:r w:rsidRPr="00090888">
        <w:rPr>
          <w:rFonts w:ascii="Times New Roman" w:hAnsi="Times New Roman" w:cs="Times New Roman"/>
          <w:sz w:val="24"/>
          <w:szCs w:val="24"/>
        </w:rPr>
        <w:t xml:space="preserve">This design choice </w:t>
      </w:r>
      <w:r w:rsidR="00C80A08">
        <w:rPr>
          <w:rFonts w:ascii="Times New Roman" w:hAnsi="Times New Roman" w:cs="Times New Roman"/>
          <w:sz w:val="24"/>
          <w:szCs w:val="24"/>
        </w:rPr>
        <w:t xml:space="preserve">was useful for our purposes because it permitted </w:t>
      </w:r>
      <w:r w:rsidRPr="00090888">
        <w:rPr>
          <w:rFonts w:ascii="Times New Roman" w:hAnsi="Times New Roman" w:cs="Times New Roman"/>
          <w:sz w:val="24"/>
          <w:szCs w:val="24"/>
        </w:rPr>
        <w:t>assess</w:t>
      </w:r>
      <w:r w:rsidR="00C80A08">
        <w:rPr>
          <w:rFonts w:ascii="Times New Roman" w:hAnsi="Times New Roman" w:cs="Times New Roman"/>
          <w:sz w:val="24"/>
          <w:szCs w:val="24"/>
        </w:rPr>
        <w:t>ment of</w:t>
      </w:r>
      <w:r w:rsidRPr="00090888">
        <w:rPr>
          <w:rFonts w:ascii="Times New Roman" w:hAnsi="Times New Roman" w:cs="Times New Roman"/>
          <w:sz w:val="24"/>
          <w:szCs w:val="24"/>
        </w:rPr>
        <w:t xml:space="preserve"> </w:t>
      </w:r>
      <w:r w:rsidR="00C80A08">
        <w:rPr>
          <w:rFonts w:ascii="Times New Roman" w:hAnsi="Times New Roman" w:cs="Times New Roman"/>
          <w:sz w:val="24"/>
          <w:szCs w:val="24"/>
        </w:rPr>
        <w:t xml:space="preserve">source </w:t>
      </w:r>
      <w:r w:rsidRPr="00090888">
        <w:rPr>
          <w:rFonts w:ascii="Times New Roman" w:hAnsi="Times New Roman" w:cs="Times New Roman"/>
          <w:sz w:val="24"/>
          <w:szCs w:val="24"/>
        </w:rPr>
        <w:t xml:space="preserve">memory for </w:t>
      </w:r>
      <w:r w:rsidR="00C80A08">
        <w:rPr>
          <w:rFonts w:ascii="Times New Roman" w:hAnsi="Times New Roman" w:cs="Times New Roman"/>
          <w:sz w:val="24"/>
          <w:szCs w:val="24"/>
        </w:rPr>
        <w:t xml:space="preserve">all test items, </w:t>
      </w:r>
      <w:r w:rsidRPr="00090888">
        <w:rPr>
          <w:rFonts w:ascii="Times New Roman" w:hAnsi="Times New Roman" w:cs="Times New Roman"/>
          <w:sz w:val="24"/>
          <w:szCs w:val="24"/>
        </w:rPr>
        <w:t>which cannot be meaningfully measured when the context is present at retrieval.</w:t>
      </w:r>
      <w:r w:rsidR="00C80A08">
        <w:rPr>
          <w:rFonts w:ascii="Times New Roman" w:hAnsi="Times New Roman" w:cs="Times New Roman"/>
          <w:sz w:val="24"/>
          <w:szCs w:val="24"/>
        </w:rPr>
        <w:t xml:space="preserve"> An additional benefit was the increased generalisability of our results, since the context-absent condition is the </w:t>
      </w:r>
      <w:r w:rsidR="00C80A08" w:rsidRPr="00090888">
        <w:rPr>
          <w:rFonts w:ascii="Times New Roman" w:hAnsi="Times New Roman" w:cs="Times New Roman"/>
          <w:sz w:val="24"/>
          <w:szCs w:val="24"/>
        </w:rPr>
        <w:t>standard procedure in the event-segmentation literature</w:t>
      </w:r>
      <w:r w:rsidR="00C80A08">
        <w:rPr>
          <w:rFonts w:ascii="Times New Roman" w:hAnsi="Times New Roman" w:cs="Times New Roman"/>
          <w:sz w:val="24"/>
          <w:szCs w:val="24"/>
        </w:rPr>
        <w:t>.</w:t>
      </w:r>
    </w:p>
    <w:p w14:paraId="47B4C32F" w14:textId="6C039638" w:rsidR="00090888" w:rsidRDefault="00090888" w:rsidP="00090888">
      <w:pPr>
        <w:rPr>
          <w:rFonts w:ascii="Times New Roman" w:hAnsi="Times New Roman" w:cs="Times New Roman"/>
          <w:sz w:val="24"/>
          <w:szCs w:val="24"/>
        </w:rPr>
      </w:pPr>
      <w:r>
        <w:rPr>
          <w:rFonts w:ascii="Times New Roman" w:hAnsi="Times New Roman" w:cs="Times New Roman"/>
          <w:sz w:val="24"/>
          <w:szCs w:val="24"/>
        </w:rPr>
        <w:tab/>
      </w:r>
      <w:r w:rsidRPr="00830CD8">
        <w:rPr>
          <w:rFonts w:ascii="Times New Roman" w:hAnsi="Times New Roman" w:cs="Times New Roman"/>
          <w:sz w:val="24"/>
          <w:szCs w:val="24"/>
        </w:rPr>
        <w:t>Following Experiment 1, where better source memory was associated with more accurate temporal order memory, we hypothesized that this benefit depended on context order memory.</w:t>
      </w:r>
      <w:r w:rsidR="00053649">
        <w:rPr>
          <w:rFonts w:ascii="Times New Roman" w:hAnsi="Times New Roman" w:cs="Times New Roman"/>
          <w:sz w:val="24"/>
          <w:szCs w:val="24"/>
        </w:rPr>
        <w:t xml:space="preserve"> </w:t>
      </w:r>
      <w:r w:rsidRPr="00090888">
        <w:rPr>
          <w:rFonts w:ascii="Times New Roman" w:hAnsi="Times New Roman" w:cs="Times New Roman"/>
          <w:sz w:val="24"/>
          <w:szCs w:val="24"/>
        </w:rPr>
        <w:t xml:space="preserve">Because distance ratings in Experiment 1 depended on contextual cues at retrieval but not on objective distance at encoding, we </w:t>
      </w:r>
      <w:r w:rsidR="00C80A08">
        <w:rPr>
          <w:rFonts w:ascii="Times New Roman" w:hAnsi="Times New Roman" w:cs="Times New Roman"/>
          <w:sz w:val="24"/>
          <w:szCs w:val="24"/>
        </w:rPr>
        <w:t xml:space="preserve">also </w:t>
      </w:r>
      <w:r w:rsidRPr="00090888">
        <w:rPr>
          <w:rFonts w:ascii="Times New Roman" w:hAnsi="Times New Roman" w:cs="Times New Roman"/>
          <w:sz w:val="24"/>
          <w:szCs w:val="24"/>
        </w:rPr>
        <w:t xml:space="preserve">tested whether temporal distance judgments are biased by retrieval </w:t>
      </w:r>
      <w:r w:rsidR="00C80A08">
        <w:rPr>
          <w:rFonts w:ascii="Times New Roman" w:hAnsi="Times New Roman" w:cs="Times New Roman"/>
          <w:sz w:val="24"/>
          <w:szCs w:val="24"/>
        </w:rPr>
        <w:t>decisions</w:t>
      </w:r>
      <w:r w:rsidRPr="00090888">
        <w:rPr>
          <w:rFonts w:ascii="Times New Roman" w:hAnsi="Times New Roman" w:cs="Times New Roman"/>
          <w:sz w:val="24"/>
          <w:szCs w:val="24"/>
        </w:rPr>
        <w:t>.</w:t>
      </w:r>
      <w:r>
        <w:rPr>
          <w:rFonts w:ascii="Times New Roman" w:hAnsi="Times New Roman" w:cs="Times New Roman"/>
          <w:sz w:val="24"/>
          <w:szCs w:val="24"/>
        </w:rPr>
        <w:t xml:space="preserve"> We predicted that </w:t>
      </w:r>
      <w:r w:rsidRPr="002F56F1">
        <w:rPr>
          <w:rFonts w:ascii="Times New Roman" w:hAnsi="Times New Roman" w:cs="Times New Roman"/>
          <w:sz w:val="24"/>
          <w:szCs w:val="24"/>
        </w:rPr>
        <w:t xml:space="preserve">participants’ temporal distance judgments depend </w:t>
      </w:r>
      <w:r w:rsidR="0065281E">
        <w:rPr>
          <w:rFonts w:ascii="Times New Roman" w:hAnsi="Times New Roman" w:cs="Times New Roman"/>
          <w:sz w:val="24"/>
          <w:szCs w:val="24"/>
        </w:rPr>
        <w:t xml:space="preserve">not on what they encoded, but on </w:t>
      </w:r>
      <w:r w:rsidRPr="002F56F1">
        <w:rPr>
          <w:rFonts w:ascii="Times New Roman" w:hAnsi="Times New Roman" w:cs="Times New Roman"/>
          <w:sz w:val="24"/>
          <w:szCs w:val="24"/>
        </w:rPr>
        <w:t>what they retrieve</w:t>
      </w:r>
      <w:r w:rsidR="0065281E">
        <w:rPr>
          <w:rFonts w:ascii="Times New Roman" w:hAnsi="Times New Roman" w:cs="Times New Roman"/>
          <w:sz w:val="24"/>
          <w:szCs w:val="24"/>
        </w:rPr>
        <w:t>, specifically</w:t>
      </w:r>
      <w:r w:rsidRPr="002F56F1">
        <w:rPr>
          <w:rFonts w:ascii="Times New Roman" w:hAnsi="Times New Roman" w:cs="Times New Roman"/>
          <w:sz w:val="24"/>
          <w:szCs w:val="24"/>
        </w:rPr>
        <w:t xml:space="preserve"> whether they infer that the two items belonged to the same context (</w:t>
      </w:r>
      <w:r w:rsidR="0033467C" w:rsidRPr="0046709C">
        <w:rPr>
          <w:rFonts w:ascii="Times New Roman" w:hAnsi="Times New Roman" w:cs="Times New Roman"/>
          <w:sz w:val="24"/>
          <w:szCs w:val="24"/>
        </w:rPr>
        <w:t>within-</w:t>
      </w:r>
      <w:r w:rsidR="0033467C">
        <w:rPr>
          <w:rFonts w:ascii="Times New Roman" w:hAnsi="Times New Roman" w:cs="Times New Roman" w:hint="eastAsia"/>
          <w:iCs/>
          <w:sz w:val="24"/>
          <w:szCs w:val="24"/>
          <w:lang w:eastAsia="zh-CN"/>
        </w:rPr>
        <w:t>event</w:t>
      </w:r>
      <w:r w:rsidRPr="002F56F1">
        <w:rPr>
          <w:rFonts w:ascii="Times New Roman" w:hAnsi="Times New Roman" w:cs="Times New Roman"/>
          <w:sz w:val="24"/>
          <w:szCs w:val="24"/>
        </w:rPr>
        <w:t>) or different contexts (cross-boundary).</w:t>
      </w:r>
      <w:r>
        <w:rPr>
          <w:rFonts w:ascii="Times New Roman" w:hAnsi="Times New Roman" w:cs="Times New Roman"/>
          <w:sz w:val="24"/>
          <w:szCs w:val="24"/>
        </w:rPr>
        <w:t xml:space="preserve"> </w:t>
      </w:r>
      <w:r w:rsidR="0065281E">
        <w:rPr>
          <w:rFonts w:ascii="Times New Roman" w:hAnsi="Times New Roman" w:cs="Times New Roman"/>
          <w:sz w:val="24"/>
          <w:szCs w:val="24"/>
        </w:rPr>
        <w:t xml:space="preserve">A natural prior to have based on simple environmental statistics that items that were </w:t>
      </w:r>
      <w:r w:rsidRPr="00830CD8">
        <w:rPr>
          <w:rFonts w:ascii="Times New Roman" w:hAnsi="Times New Roman" w:cs="Times New Roman"/>
          <w:sz w:val="24"/>
          <w:szCs w:val="24"/>
        </w:rPr>
        <w:t xml:space="preserve">encoded in different contexts </w:t>
      </w:r>
      <w:r w:rsidR="0065281E">
        <w:rPr>
          <w:rFonts w:ascii="Times New Roman" w:hAnsi="Times New Roman" w:cs="Times New Roman"/>
          <w:sz w:val="24"/>
          <w:szCs w:val="24"/>
        </w:rPr>
        <w:t>were</w:t>
      </w:r>
      <w:r w:rsidRPr="00830CD8">
        <w:rPr>
          <w:rFonts w:ascii="Times New Roman" w:hAnsi="Times New Roman" w:cs="Times New Roman"/>
          <w:sz w:val="24"/>
          <w:szCs w:val="24"/>
        </w:rPr>
        <w:t xml:space="preserve"> far apart</w:t>
      </w:r>
      <w:r w:rsidR="0065281E">
        <w:rPr>
          <w:rFonts w:ascii="Times New Roman" w:hAnsi="Times New Roman" w:cs="Times New Roman"/>
          <w:sz w:val="24"/>
          <w:szCs w:val="24"/>
        </w:rPr>
        <w:t xml:space="preserve"> from each other</w:t>
      </w:r>
      <w:r w:rsidRPr="00830CD8">
        <w:rPr>
          <w:rFonts w:ascii="Times New Roman" w:hAnsi="Times New Roman" w:cs="Times New Roman"/>
          <w:sz w:val="24"/>
          <w:szCs w:val="24"/>
        </w:rPr>
        <w:t>. If participants deploy such a heuristic, source memory accuracy could influence temporal distance ratings. Specifically, for pairs that were encoded in different contexts, we predicted shorter distance ratings when participants incorrectly judged them as having been encoded in the same context. For pairs that were encoded in the same context, we predicted larger distance ratings when participants incorrectly judged them as having been encoded in different contexts.</w:t>
      </w:r>
      <w:r>
        <w:rPr>
          <w:rFonts w:ascii="Times New Roman" w:hAnsi="Times New Roman" w:cs="Times New Roman"/>
          <w:sz w:val="24"/>
          <w:szCs w:val="24"/>
        </w:rPr>
        <w:t xml:space="preserve"> </w:t>
      </w:r>
    </w:p>
    <w:p w14:paraId="29E34E6B" w14:textId="77777777" w:rsidR="00E00E8E" w:rsidRDefault="00090888" w:rsidP="00090888">
      <w:pPr>
        <w:rPr>
          <w:rFonts w:ascii="Times New Roman" w:hAnsi="Times New Roman" w:cs="Times New Roman"/>
          <w:sz w:val="24"/>
          <w:szCs w:val="24"/>
        </w:rPr>
      </w:pPr>
      <w:r>
        <w:rPr>
          <w:rFonts w:ascii="Times New Roman" w:hAnsi="Times New Roman" w:cs="Times New Roman"/>
          <w:sz w:val="24"/>
          <w:szCs w:val="24"/>
        </w:rPr>
        <w:tab/>
      </w:r>
    </w:p>
    <w:p w14:paraId="161942D6" w14:textId="6870C3E2" w:rsidR="00E00E8E" w:rsidRPr="00E728CD" w:rsidRDefault="00E00E8E" w:rsidP="00E728CD">
      <w:pPr>
        <w:jc w:val="center"/>
        <w:rPr>
          <w:rFonts w:ascii="Times New Roman" w:hAnsi="Times New Roman" w:cs="Times New Roman"/>
          <w:b/>
          <w:bCs/>
          <w:sz w:val="24"/>
          <w:szCs w:val="24"/>
        </w:rPr>
      </w:pPr>
      <w:r w:rsidRPr="00E728CD">
        <w:rPr>
          <w:rFonts w:ascii="Times New Roman" w:hAnsi="Times New Roman" w:cs="Times New Roman"/>
          <w:b/>
          <w:bCs/>
          <w:sz w:val="24"/>
          <w:szCs w:val="24"/>
        </w:rPr>
        <w:t>Method</w:t>
      </w:r>
    </w:p>
    <w:p w14:paraId="132F6A48" w14:textId="77777777" w:rsidR="00E00E8E" w:rsidRDefault="00E00E8E" w:rsidP="00090888">
      <w:pPr>
        <w:rPr>
          <w:rFonts w:ascii="Times New Roman" w:hAnsi="Times New Roman" w:cs="Times New Roman"/>
          <w:sz w:val="24"/>
          <w:szCs w:val="24"/>
        </w:rPr>
      </w:pPr>
    </w:p>
    <w:p w14:paraId="1C68887A" w14:textId="172E9630" w:rsidR="00090888" w:rsidRDefault="00E00E8E" w:rsidP="00090888">
      <w:pPr>
        <w:rPr>
          <w:rFonts w:ascii="Times New Roman" w:hAnsi="Times New Roman" w:cs="Times New Roman"/>
          <w:sz w:val="24"/>
          <w:szCs w:val="24"/>
        </w:rPr>
      </w:pPr>
      <w:r>
        <w:rPr>
          <w:rFonts w:ascii="Times New Roman" w:hAnsi="Times New Roman" w:cs="Times New Roman"/>
          <w:sz w:val="24"/>
          <w:szCs w:val="24"/>
        </w:rPr>
        <w:t xml:space="preserve">In Experiment 2 we manipulated only one experimental factor – the presence of boundary during the encoding of test items (within/between), using a within-participant design. </w:t>
      </w:r>
      <w:r w:rsidR="00090888" w:rsidRPr="002F56F1">
        <w:rPr>
          <w:rFonts w:ascii="Times New Roman" w:hAnsi="Times New Roman" w:cs="Times New Roman"/>
          <w:sz w:val="24"/>
          <w:szCs w:val="24"/>
        </w:rPr>
        <w:t xml:space="preserve">Experiment </w:t>
      </w:r>
      <w:r w:rsidR="00090888">
        <w:rPr>
          <w:rFonts w:ascii="Times New Roman" w:hAnsi="Times New Roman" w:cs="Times New Roman"/>
          <w:sz w:val="24"/>
          <w:szCs w:val="24"/>
        </w:rPr>
        <w:t>2</w:t>
      </w:r>
      <w:r w:rsidR="00090888" w:rsidRPr="002F56F1">
        <w:rPr>
          <w:rFonts w:ascii="Times New Roman" w:hAnsi="Times New Roman" w:cs="Times New Roman"/>
          <w:sz w:val="24"/>
          <w:szCs w:val="24"/>
        </w:rPr>
        <w:t xml:space="preserve"> was conducted as an fMRI study; however, the present paper focuses only on the behavioural results</w:t>
      </w:r>
      <w:r w:rsidR="0065281E">
        <w:rPr>
          <w:rFonts w:ascii="Times New Roman" w:hAnsi="Times New Roman" w:cs="Times New Roman"/>
          <w:sz w:val="24"/>
          <w:szCs w:val="24"/>
        </w:rPr>
        <w:t>. A</w:t>
      </w:r>
      <w:r w:rsidR="00090888" w:rsidRPr="002F56F1">
        <w:rPr>
          <w:rFonts w:ascii="Times New Roman" w:hAnsi="Times New Roman" w:cs="Times New Roman"/>
          <w:sz w:val="24"/>
          <w:szCs w:val="24"/>
        </w:rPr>
        <w:t>nalyses of the neural data will be reported separately</w:t>
      </w:r>
      <w:r w:rsidR="00D03798">
        <w:rPr>
          <w:rFonts w:ascii="Times New Roman" w:hAnsi="Times New Roman" w:cs="Times New Roman" w:hint="eastAsia"/>
          <w:sz w:val="24"/>
          <w:szCs w:val="24"/>
          <w:lang w:eastAsia="zh-CN"/>
        </w:rPr>
        <w:t>.</w:t>
      </w:r>
    </w:p>
    <w:p w14:paraId="71486A2A" w14:textId="77777777" w:rsidR="00090888" w:rsidRDefault="00090888" w:rsidP="00090888">
      <w:pPr>
        <w:ind w:firstLine="720"/>
        <w:jc w:val="center"/>
        <w:rPr>
          <w:rFonts w:ascii="Times New Roman" w:hAnsi="Times New Roman" w:cs="Times New Roman"/>
          <w:b/>
          <w:sz w:val="28"/>
          <w:szCs w:val="28"/>
        </w:rPr>
      </w:pPr>
      <w:r>
        <w:rPr>
          <w:rFonts w:ascii="Times New Roman" w:hAnsi="Times New Roman" w:cs="Times New Roman"/>
          <w:sz w:val="24"/>
          <w:szCs w:val="24"/>
        </w:rPr>
        <w:tab/>
        <w:t xml:space="preserve"> </w:t>
      </w:r>
    </w:p>
    <w:p w14:paraId="021DAFCB" w14:textId="77777777" w:rsidR="00090888" w:rsidRDefault="00090888" w:rsidP="00090888">
      <w:pPr>
        <w:rPr>
          <w:rFonts w:ascii="Times New Roman" w:hAnsi="Times New Roman" w:cs="Times New Roman"/>
          <w:b/>
          <w:sz w:val="24"/>
          <w:szCs w:val="24"/>
        </w:rPr>
      </w:pPr>
      <w:r w:rsidRPr="0046709C">
        <w:rPr>
          <w:rFonts w:ascii="Times New Roman" w:hAnsi="Times New Roman" w:cs="Times New Roman"/>
          <w:b/>
          <w:sz w:val="24"/>
          <w:szCs w:val="24"/>
        </w:rPr>
        <w:t>Participants</w:t>
      </w:r>
    </w:p>
    <w:p w14:paraId="47EDACD4" w14:textId="77777777" w:rsidR="00090888" w:rsidRDefault="00090888" w:rsidP="00090888">
      <w:pPr>
        <w:rPr>
          <w:rFonts w:ascii="Times New Roman" w:hAnsi="Times New Roman" w:cs="Times New Roman"/>
          <w:b/>
          <w:sz w:val="24"/>
          <w:szCs w:val="24"/>
        </w:rPr>
      </w:pPr>
    </w:p>
    <w:p w14:paraId="040C0FB2" w14:textId="30E9EF16" w:rsidR="00090888" w:rsidRPr="00C71394" w:rsidRDefault="00090888" w:rsidP="00090888">
      <w:pPr>
        <w:rPr>
          <w:rFonts w:ascii="Times New Roman" w:hAnsi="Times New Roman" w:cs="Times New Roman"/>
          <w:sz w:val="24"/>
          <w:szCs w:val="24"/>
        </w:rPr>
      </w:pPr>
      <w:r w:rsidRPr="00594C59">
        <w:rPr>
          <w:rFonts w:ascii="Times New Roman" w:hAnsi="Times New Roman" w:cs="Times New Roman"/>
          <w:sz w:val="24"/>
          <w:szCs w:val="24"/>
        </w:rPr>
        <w:t>Forty healthy adults (21 female, 19 male), aged 20</w:t>
      </w:r>
      <w:r>
        <w:rPr>
          <w:rFonts w:ascii="Times New Roman" w:hAnsi="Times New Roman" w:cs="Times New Roman"/>
          <w:sz w:val="24"/>
          <w:szCs w:val="24"/>
        </w:rPr>
        <w:t>-</w:t>
      </w:r>
      <w:r w:rsidRPr="00594C59">
        <w:rPr>
          <w:rFonts w:ascii="Times New Roman" w:hAnsi="Times New Roman" w:cs="Times New Roman"/>
          <w:sz w:val="24"/>
          <w:szCs w:val="24"/>
        </w:rPr>
        <w:t xml:space="preserve">39 years (M = 25.93, SD = 4.70), were recruited through the University Medical Center Hamburg-Eppendorf participant database. </w:t>
      </w:r>
      <w:r w:rsidRPr="00594C59">
        <w:rPr>
          <w:rFonts w:ascii="Times New Roman" w:hAnsi="Times New Roman" w:cs="Times New Roman"/>
          <w:sz w:val="24"/>
          <w:szCs w:val="24"/>
        </w:rPr>
        <w:lastRenderedPageBreak/>
        <w:t xml:space="preserve">Participant exclusion followed preregistered criteria documented on the </w:t>
      </w:r>
      <w:r w:rsidR="00053649">
        <w:rPr>
          <w:rFonts w:ascii="Times New Roman" w:hAnsi="Times New Roman" w:cs="Times New Roman"/>
          <w:sz w:val="24"/>
          <w:szCs w:val="24"/>
        </w:rPr>
        <w:t>OSF</w:t>
      </w:r>
      <w:r w:rsidR="002459C0">
        <w:rPr>
          <w:rFonts w:ascii="Times New Roman" w:hAnsi="Times New Roman" w:cs="Times New Roman"/>
          <w:sz w:val="24"/>
          <w:szCs w:val="24"/>
        </w:rPr>
        <w:t xml:space="preserve"> </w:t>
      </w:r>
      <w:r w:rsidR="002459C0" w:rsidRPr="00D03798">
        <w:rPr>
          <w:rFonts w:ascii="Times New Roman" w:hAnsi="Times New Roman" w:cs="Times New Roman"/>
          <w:sz w:val="24"/>
          <w:szCs w:val="24"/>
          <w:lang w:eastAsia="zh-CN"/>
        </w:rPr>
        <w:t>(10.17605/OSF.IO/SYHTA</w:t>
      </w:r>
      <w:r w:rsidR="002459C0">
        <w:rPr>
          <w:rFonts w:ascii="Times New Roman" w:hAnsi="Times New Roman" w:cs="Times New Roman"/>
          <w:sz w:val="24"/>
          <w:szCs w:val="24"/>
          <w:lang w:eastAsia="zh-CN"/>
        </w:rPr>
        <w:t>)</w:t>
      </w:r>
      <w:r w:rsidR="00053649">
        <w:rPr>
          <w:rFonts w:ascii="Times New Roman" w:hAnsi="Times New Roman" w:cs="Times New Roman"/>
          <w:sz w:val="24"/>
          <w:szCs w:val="24"/>
        </w:rPr>
        <w:t>.</w:t>
      </w:r>
    </w:p>
    <w:p w14:paraId="5DC2DF80" w14:textId="77777777" w:rsidR="00090888" w:rsidRPr="0046709C" w:rsidRDefault="00090888" w:rsidP="00090888">
      <w:pPr>
        <w:rPr>
          <w:rFonts w:ascii="Times New Roman" w:hAnsi="Times New Roman" w:cs="Times New Roman"/>
          <w:b/>
          <w:sz w:val="24"/>
          <w:szCs w:val="24"/>
        </w:rPr>
      </w:pPr>
    </w:p>
    <w:p w14:paraId="1805286A" w14:textId="77777777" w:rsidR="00090888" w:rsidRDefault="00090888" w:rsidP="00090888">
      <w:pPr>
        <w:rPr>
          <w:rFonts w:ascii="Times New Roman" w:hAnsi="Times New Roman" w:cs="Times New Roman"/>
          <w:b/>
          <w:sz w:val="24"/>
          <w:szCs w:val="24"/>
        </w:rPr>
      </w:pPr>
      <w:r w:rsidRPr="0046709C">
        <w:rPr>
          <w:rFonts w:ascii="Times New Roman" w:hAnsi="Times New Roman" w:cs="Times New Roman"/>
          <w:b/>
          <w:sz w:val="24"/>
          <w:szCs w:val="24"/>
        </w:rPr>
        <w:t>Materials</w:t>
      </w:r>
    </w:p>
    <w:p w14:paraId="18EC281A" w14:textId="77777777" w:rsidR="00090888" w:rsidRDefault="00090888" w:rsidP="00090888">
      <w:pPr>
        <w:rPr>
          <w:rFonts w:ascii="Times New Roman" w:hAnsi="Times New Roman" w:cs="Times New Roman"/>
          <w:b/>
          <w:sz w:val="24"/>
          <w:szCs w:val="24"/>
        </w:rPr>
      </w:pPr>
    </w:p>
    <w:p w14:paraId="36CB2CC3" w14:textId="43AD1B71" w:rsidR="00090888" w:rsidRPr="00C71394" w:rsidRDefault="00090888" w:rsidP="00090888">
      <w:pPr>
        <w:rPr>
          <w:rFonts w:ascii="Times New Roman" w:hAnsi="Times New Roman" w:cs="Times New Roman"/>
          <w:bCs/>
          <w:sz w:val="24"/>
          <w:szCs w:val="24"/>
        </w:rPr>
      </w:pPr>
      <w:r w:rsidRPr="00C71394">
        <w:rPr>
          <w:rFonts w:ascii="Times New Roman" w:hAnsi="Times New Roman" w:cs="Times New Roman"/>
          <w:bCs/>
          <w:sz w:val="24"/>
          <w:szCs w:val="24"/>
        </w:rPr>
        <w:t xml:space="preserve">In Study </w:t>
      </w:r>
      <w:r>
        <w:rPr>
          <w:rFonts w:ascii="Times New Roman" w:hAnsi="Times New Roman" w:cs="Times New Roman"/>
          <w:bCs/>
          <w:sz w:val="24"/>
          <w:szCs w:val="24"/>
        </w:rPr>
        <w:t>2</w:t>
      </w:r>
      <w:r w:rsidRPr="00C71394">
        <w:rPr>
          <w:rFonts w:ascii="Times New Roman" w:hAnsi="Times New Roman" w:cs="Times New Roman"/>
          <w:bCs/>
          <w:sz w:val="24"/>
          <w:szCs w:val="24"/>
        </w:rPr>
        <w:t>, the materials were the same as in Study 1, with two exceptions: the encoding questions were translated into German, and the location images were selected from Google Images. The image set depicted the same six locations within each place as in Study 1</w:t>
      </w:r>
      <w:r>
        <w:rPr>
          <w:rFonts w:ascii="Times New Roman" w:hAnsi="Times New Roman" w:cs="Times New Roman"/>
          <w:bCs/>
          <w:sz w:val="24"/>
          <w:szCs w:val="24"/>
        </w:rPr>
        <w:t xml:space="preserve">. </w:t>
      </w:r>
      <w:r w:rsidRPr="00C71394">
        <w:rPr>
          <w:rFonts w:ascii="Times New Roman" w:hAnsi="Times New Roman" w:cs="Times New Roman"/>
          <w:bCs/>
          <w:sz w:val="24"/>
          <w:szCs w:val="24"/>
        </w:rPr>
        <w:t>All location images were preprocesses to a resolution of 1356 × 1089 pixels.</w:t>
      </w:r>
    </w:p>
    <w:p w14:paraId="2B80FAF9" w14:textId="77777777" w:rsidR="00090888" w:rsidRDefault="00090888" w:rsidP="00090888"/>
    <w:p w14:paraId="0E28FCE6" w14:textId="77777777" w:rsidR="00090888" w:rsidRDefault="00090888" w:rsidP="00090888">
      <w:pPr>
        <w:rPr>
          <w:rFonts w:ascii="Times New Roman" w:hAnsi="Times New Roman" w:cs="Times New Roman"/>
          <w:b/>
          <w:bCs/>
          <w:sz w:val="24"/>
          <w:szCs w:val="24"/>
        </w:rPr>
      </w:pPr>
      <w:r w:rsidRPr="009A2E28">
        <w:rPr>
          <w:rFonts w:ascii="Times New Roman" w:hAnsi="Times New Roman" w:cs="Times New Roman"/>
          <w:b/>
          <w:bCs/>
          <w:sz w:val="24"/>
          <w:szCs w:val="24"/>
        </w:rPr>
        <w:t xml:space="preserve">Procedure </w:t>
      </w:r>
    </w:p>
    <w:p w14:paraId="557AC03F" w14:textId="77777777" w:rsidR="00090888" w:rsidRDefault="00090888" w:rsidP="00090888">
      <w:pPr>
        <w:rPr>
          <w:rFonts w:ascii="Times New Roman" w:hAnsi="Times New Roman" w:cs="Times New Roman"/>
          <w:b/>
          <w:bCs/>
          <w:sz w:val="24"/>
          <w:szCs w:val="24"/>
        </w:rPr>
      </w:pPr>
    </w:p>
    <w:p w14:paraId="612E0FAB" w14:textId="77777777" w:rsidR="00090888" w:rsidRDefault="00090888" w:rsidP="00090888">
      <w:pPr>
        <w:rPr>
          <w:rFonts w:ascii="Times New Roman" w:hAnsi="Times New Roman" w:cs="Times New Roman"/>
          <w:sz w:val="24"/>
          <w:szCs w:val="24"/>
        </w:rPr>
      </w:pPr>
      <w:r w:rsidRPr="00DB7378">
        <w:rPr>
          <w:rFonts w:ascii="Times New Roman" w:hAnsi="Times New Roman" w:cs="Times New Roman"/>
          <w:sz w:val="24"/>
          <w:szCs w:val="24"/>
        </w:rPr>
        <w:t>We ran an fMRI version of the study. The overall procedure was the same as the context-absent condition in Experiment 1, but we modified the timing and display format of both the encoding and temporal memory tasks.</w:t>
      </w:r>
    </w:p>
    <w:p w14:paraId="3F1C0AB5" w14:textId="77777777" w:rsidR="00090888" w:rsidRDefault="00090888" w:rsidP="00090888">
      <w:pPr>
        <w:rPr>
          <w:rFonts w:ascii="Times New Roman" w:hAnsi="Times New Roman" w:cs="Times New Roman"/>
          <w:sz w:val="24"/>
          <w:szCs w:val="24"/>
        </w:rPr>
      </w:pPr>
    </w:p>
    <w:p w14:paraId="31D397B3" w14:textId="77777777" w:rsidR="00090888" w:rsidRPr="009A2E28" w:rsidRDefault="00090888" w:rsidP="00090888">
      <w:pPr>
        <w:rPr>
          <w:rFonts w:ascii="Times New Roman" w:hAnsi="Times New Roman" w:cs="Times New Roman"/>
          <w:b/>
          <w:bCs/>
          <w:i/>
          <w:iCs/>
          <w:sz w:val="24"/>
          <w:szCs w:val="24"/>
        </w:rPr>
      </w:pPr>
      <w:r w:rsidRPr="009A2E28">
        <w:rPr>
          <w:rFonts w:ascii="Times New Roman" w:hAnsi="Times New Roman" w:cs="Times New Roman"/>
          <w:b/>
          <w:bCs/>
          <w:i/>
          <w:iCs/>
          <w:sz w:val="24"/>
          <w:szCs w:val="24"/>
        </w:rPr>
        <w:t xml:space="preserve">Encoding task </w:t>
      </w:r>
    </w:p>
    <w:p w14:paraId="1D6F6E9E" w14:textId="77777777" w:rsidR="00090888" w:rsidRPr="009A2E28" w:rsidRDefault="00090888" w:rsidP="00090888">
      <w:pPr>
        <w:rPr>
          <w:rFonts w:ascii="Times New Roman" w:hAnsi="Times New Roman" w:cs="Times New Roman"/>
          <w:b/>
          <w:bCs/>
          <w:i/>
          <w:iCs/>
          <w:sz w:val="24"/>
          <w:szCs w:val="24"/>
        </w:rPr>
      </w:pPr>
    </w:p>
    <w:p w14:paraId="56F36CE7" w14:textId="08E1D19B" w:rsidR="00090888" w:rsidRDefault="00090888" w:rsidP="00090888">
      <w:pPr>
        <w:rPr>
          <w:rFonts w:ascii="Times New Roman" w:hAnsi="Times New Roman" w:cs="Times New Roman"/>
          <w:sz w:val="24"/>
          <w:szCs w:val="24"/>
        </w:rPr>
      </w:pPr>
      <w:r w:rsidRPr="009A2E28">
        <w:rPr>
          <w:rFonts w:ascii="Times New Roman" w:hAnsi="Times New Roman" w:cs="Times New Roman"/>
          <w:sz w:val="24"/>
          <w:szCs w:val="24"/>
        </w:rPr>
        <w:tab/>
      </w:r>
      <w:r w:rsidRPr="00DB7378">
        <w:rPr>
          <w:rFonts w:ascii="Times New Roman" w:hAnsi="Times New Roman" w:cs="Times New Roman"/>
          <w:sz w:val="24"/>
          <w:szCs w:val="24"/>
        </w:rPr>
        <w:t xml:space="preserve">During encoding, the object and location image were presented together for 4s, with a fixation cross displayed at the </w:t>
      </w:r>
      <w:r w:rsidR="004B736E" w:rsidRPr="00DB7378">
        <w:rPr>
          <w:rFonts w:ascii="Times New Roman" w:hAnsi="Times New Roman" w:cs="Times New Roman"/>
          <w:sz w:val="24"/>
          <w:szCs w:val="24"/>
        </w:rPr>
        <w:t>centr</w:t>
      </w:r>
      <w:r w:rsidR="004B736E">
        <w:rPr>
          <w:rFonts w:ascii="Times New Roman" w:hAnsi="Times New Roman" w:cs="Times New Roman"/>
          <w:sz w:val="24"/>
          <w:szCs w:val="24"/>
        </w:rPr>
        <w:t>e</w:t>
      </w:r>
      <w:r w:rsidRPr="00DB7378">
        <w:rPr>
          <w:rFonts w:ascii="Times New Roman" w:hAnsi="Times New Roman" w:cs="Times New Roman"/>
          <w:sz w:val="24"/>
          <w:szCs w:val="24"/>
        </w:rPr>
        <w:t xml:space="preserve"> of the object. The encoding question was displayed below the images only on the first encoding trial of each </w:t>
      </w:r>
      <w:r>
        <w:rPr>
          <w:rFonts w:ascii="Times New Roman" w:hAnsi="Times New Roman" w:cs="Times New Roman"/>
          <w:sz w:val="24"/>
          <w:szCs w:val="24"/>
        </w:rPr>
        <w:t>context</w:t>
      </w:r>
      <w:r w:rsidRPr="00DB7378">
        <w:rPr>
          <w:rFonts w:ascii="Times New Roman" w:hAnsi="Times New Roman" w:cs="Times New Roman"/>
          <w:sz w:val="24"/>
          <w:szCs w:val="24"/>
        </w:rPr>
        <w:t xml:space="preserve">; for the remaining five trials within that </w:t>
      </w:r>
      <w:r>
        <w:rPr>
          <w:rFonts w:ascii="Times New Roman" w:hAnsi="Times New Roman" w:cs="Times New Roman"/>
          <w:sz w:val="24"/>
          <w:szCs w:val="24"/>
        </w:rPr>
        <w:t>context</w:t>
      </w:r>
      <w:r w:rsidRPr="00DB7378">
        <w:rPr>
          <w:rFonts w:ascii="Times New Roman" w:hAnsi="Times New Roman" w:cs="Times New Roman"/>
          <w:sz w:val="24"/>
          <w:szCs w:val="24"/>
        </w:rPr>
        <w:t>, the question was not shown during the 4s object</w:t>
      </w:r>
      <w:r>
        <w:rPr>
          <w:rFonts w:ascii="Times New Roman" w:hAnsi="Times New Roman" w:cs="Times New Roman"/>
          <w:sz w:val="24"/>
          <w:szCs w:val="24"/>
        </w:rPr>
        <w:t>-</w:t>
      </w:r>
      <w:r w:rsidRPr="00DB7378">
        <w:rPr>
          <w:rFonts w:ascii="Times New Roman" w:hAnsi="Times New Roman" w:cs="Times New Roman"/>
          <w:sz w:val="24"/>
          <w:szCs w:val="24"/>
        </w:rPr>
        <w:t xml:space="preserve">location display. </w:t>
      </w:r>
      <w:r w:rsidRPr="002F56F1">
        <w:rPr>
          <w:rFonts w:ascii="Times New Roman" w:hAnsi="Times New Roman" w:cs="Times New Roman"/>
          <w:sz w:val="24"/>
          <w:szCs w:val="24"/>
        </w:rPr>
        <w:t>Participants were instructed to maintain fixation on the central cross and view the images without moving their eyes, to minimise gaze-related noise in the RSA analyses.</w:t>
      </w:r>
      <w:r>
        <w:rPr>
          <w:rFonts w:ascii="Times New Roman" w:hAnsi="Times New Roman" w:cs="Times New Roman"/>
          <w:sz w:val="24"/>
          <w:szCs w:val="24"/>
        </w:rPr>
        <w:t xml:space="preserve"> </w:t>
      </w:r>
      <w:r w:rsidRPr="002F56F1">
        <w:rPr>
          <w:rFonts w:ascii="Times New Roman" w:hAnsi="Times New Roman" w:cs="Times New Roman"/>
          <w:sz w:val="24"/>
          <w:szCs w:val="24"/>
        </w:rPr>
        <w:t>This fixation requirement was waived on the first trial of each event, when a new context was introduced, so that participants could look at the location image and read the associated encoding question.</w:t>
      </w:r>
      <w:r>
        <w:rPr>
          <w:rFonts w:ascii="Times New Roman" w:hAnsi="Times New Roman" w:cs="Times New Roman"/>
          <w:sz w:val="24"/>
          <w:szCs w:val="24"/>
        </w:rPr>
        <w:t xml:space="preserve"> </w:t>
      </w:r>
      <w:r w:rsidRPr="00DB7378">
        <w:rPr>
          <w:rFonts w:ascii="Times New Roman" w:hAnsi="Times New Roman" w:cs="Times New Roman"/>
          <w:sz w:val="24"/>
          <w:szCs w:val="24"/>
        </w:rPr>
        <w:t>Each encoding trial then included a 2s blank screen, a 1s presentation of the question alone, a s blank screen, and a 0.5s fixation cross.</w:t>
      </w:r>
    </w:p>
    <w:p w14:paraId="53A5BB06" w14:textId="77777777" w:rsidR="00090888" w:rsidRDefault="00090888" w:rsidP="00090888">
      <w:pPr>
        <w:rPr>
          <w:rFonts w:ascii="Times New Roman" w:hAnsi="Times New Roman" w:cs="Times New Roman"/>
          <w:sz w:val="24"/>
          <w:szCs w:val="24"/>
        </w:rPr>
      </w:pPr>
    </w:p>
    <w:p w14:paraId="1804BE9B" w14:textId="77777777" w:rsidR="00090888" w:rsidRPr="00DB7378" w:rsidRDefault="00090888" w:rsidP="00090888">
      <w:pPr>
        <w:rPr>
          <w:rFonts w:ascii="Times New Roman" w:hAnsi="Times New Roman" w:cs="Times New Roman"/>
          <w:sz w:val="24"/>
          <w:szCs w:val="24"/>
        </w:rPr>
      </w:pPr>
      <w:r w:rsidRPr="0046709C">
        <w:rPr>
          <w:rFonts w:ascii="Times New Roman" w:hAnsi="Times New Roman" w:cs="Times New Roman"/>
          <w:b/>
          <w:bCs/>
          <w:i/>
          <w:iCs/>
          <w:sz w:val="24"/>
          <w:szCs w:val="24"/>
        </w:rPr>
        <w:t>Memory tests</w:t>
      </w:r>
    </w:p>
    <w:p w14:paraId="09110998" w14:textId="77777777" w:rsidR="00090888" w:rsidRDefault="00090888" w:rsidP="00090888">
      <w:pPr>
        <w:rPr>
          <w:rFonts w:ascii="Times New Roman" w:hAnsi="Times New Roman" w:cs="Times New Roman"/>
          <w:sz w:val="24"/>
          <w:szCs w:val="24"/>
        </w:rPr>
      </w:pPr>
    </w:p>
    <w:p w14:paraId="6DA9B20E" w14:textId="77777777" w:rsidR="00090888" w:rsidRDefault="00090888" w:rsidP="00090888">
      <w:pPr>
        <w:rPr>
          <w:rFonts w:ascii="Times New Roman" w:hAnsi="Times New Roman" w:cs="Times New Roman"/>
          <w:sz w:val="24"/>
          <w:szCs w:val="24"/>
        </w:rPr>
      </w:pPr>
      <w:r>
        <w:rPr>
          <w:rFonts w:ascii="Times New Roman" w:hAnsi="Times New Roman" w:cs="Times New Roman"/>
          <w:sz w:val="24"/>
          <w:szCs w:val="24"/>
        </w:rPr>
        <w:tab/>
      </w:r>
      <w:r w:rsidRPr="00DB7378">
        <w:rPr>
          <w:rFonts w:ascii="Times New Roman" w:hAnsi="Times New Roman" w:cs="Times New Roman"/>
          <w:sz w:val="24"/>
          <w:szCs w:val="24"/>
        </w:rPr>
        <w:t xml:space="preserve">For the temporal memory task, </w:t>
      </w:r>
      <w:r>
        <w:rPr>
          <w:rFonts w:ascii="Times New Roman" w:hAnsi="Times New Roman" w:cs="Times New Roman"/>
          <w:sz w:val="24"/>
          <w:szCs w:val="24"/>
        </w:rPr>
        <w:t xml:space="preserve">each </w:t>
      </w:r>
      <w:r w:rsidRPr="00DB7378">
        <w:rPr>
          <w:rFonts w:ascii="Times New Roman" w:hAnsi="Times New Roman" w:cs="Times New Roman"/>
          <w:sz w:val="24"/>
          <w:szCs w:val="24"/>
        </w:rPr>
        <w:t xml:space="preserve">trial began with a 2s blank screen and a 1s fixation cross, followed by a 4s presentation of the image pair with a fixation cross between the two images. After this 4s presentation, the image pair was shown again, and participants completed the temporal memory judgment in a self-paced response period. </w:t>
      </w:r>
    </w:p>
    <w:p w14:paraId="2220B8E0" w14:textId="77777777" w:rsidR="00090888" w:rsidRDefault="00090888" w:rsidP="00090888">
      <w:pPr>
        <w:rPr>
          <w:rFonts w:ascii="Times New Roman" w:hAnsi="Times New Roman" w:cs="Times New Roman"/>
          <w:sz w:val="24"/>
          <w:szCs w:val="24"/>
        </w:rPr>
      </w:pPr>
      <w:r>
        <w:rPr>
          <w:rFonts w:ascii="Times New Roman" w:hAnsi="Times New Roman" w:cs="Times New Roman"/>
          <w:sz w:val="24"/>
          <w:szCs w:val="24"/>
        </w:rPr>
        <w:tab/>
      </w:r>
      <w:r w:rsidRPr="00DB7378">
        <w:rPr>
          <w:rFonts w:ascii="Times New Roman" w:hAnsi="Times New Roman" w:cs="Times New Roman"/>
          <w:sz w:val="24"/>
          <w:szCs w:val="24"/>
        </w:rPr>
        <w:t>Finally, after completing the temporal memory task in each round, participants additionally completed a source memory task and a context order memory task.</w:t>
      </w:r>
    </w:p>
    <w:p w14:paraId="5C613188" w14:textId="77777777" w:rsidR="00090888" w:rsidRPr="00C71394" w:rsidRDefault="00090888" w:rsidP="00090888">
      <w:pPr>
        <w:rPr>
          <w:rFonts w:ascii="Times New Roman" w:hAnsi="Times New Roman" w:cs="Times New Roman"/>
          <w:sz w:val="24"/>
          <w:szCs w:val="24"/>
        </w:rPr>
      </w:pPr>
    </w:p>
    <w:p w14:paraId="17B6052D" w14:textId="77777777" w:rsidR="00090888" w:rsidRDefault="00090888" w:rsidP="00090888">
      <w:pPr>
        <w:rPr>
          <w:rFonts w:ascii="Times New Roman" w:hAnsi="Times New Roman" w:cs="Times New Roman"/>
          <w:b/>
          <w:bCs/>
          <w:sz w:val="24"/>
          <w:szCs w:val="24"/>
        </w:rPr>
      </w:pPr>
      <w:r w:rsidRPr="0050633B">
        <w:rPr>
          <w:rFonts w:ascii="Times New Roman" w:hAnsi="Times New Roman" w:cs="Times New Roman"/>
          <w:b/>
          <w:bCs/>
          <w:sz w:val="24"/>
          <w:szCs w:val="24"/>
        </w:rPr>
        <w:t>Data analysis</w:t>
      </w:r>
    </w:p>
    <w:p w14:paraId="3CF14FDD" w14:textId="77777777" w:rsidR="00090888" w:rsidRDefault="00090888" w:rsidP="00090888">
      <w:pPr>
        <w:rPr>
          <w:rFonts w:ascii="Times New Roman" w:hAnsi="Times New Roman" w:cs="Times New Roman"/>
          <w:b/>
          <w:bCs/>
          <w:sz w:val="24"/>
          <w:szCs w:val="24"/>
        </w:rPr>
      </w:pPr>
    </w:p>
    <w:p w14:paraId="109193D3" w14:textId="0B86522D" w:rsidR="00090888" w:rsidRDefault="00090888" w:rsidP="00090888">
      <w:pPr>
        <w:rPr>
          <w:rFonts w:ascii="Times New Roman" w:hAnsi="Times New Roman" w:cs="Times New Roman"/>
          <w:sz w:val="24"/>
          <w:szCs w:val="24"/>
        </w:rPr>
      </w:pPr>
      <w:r w:rsidRPr="003523E9">
        <w:rPr>
          <w:rFonts w:ascii="Times New Roman" w:hAnsi="Times New Roman" w:cs="Times New Roman"/>
          <w:sz w:val="24"/>
          <w:szCs w:val="24"/>
        </w:rPr>
        <w:lastRenderedPageBreak/>
        <w:t xml:space="preserve">To test our preregistered hypothesis that source memory and context order memory jointly influence temporal order accuracy on cross-boundary trials, we fit a mixed-effects model with context order memory accuracy (accurate vs. inaccurate), source memory accuracy (0 vs. 1 vs. 2), and their interaction as fixed effects, with participant included as a random intercept. </w:t>
      </w:r>
      <w:r w:rsidR="001D2217" w:rsidRPr="001D2217">
        <w:rPr>
          <w:rFonts w:ascii="Times New Roman" w:hAnsi="Times New Roman" w:cs="Times New Roman"/>
          <w:sz w:val="24"/>
          <w:szCs w:val="24"/>
        </w:rPr>
        <w:t xml:space="preserve">This analysis was restricted to cross-boundary trials because remembering the order of contexts is only informative when the two items come from different contexts; for </w:t>
      </w:r>
      <w:r w:rsidR="0033467C" w:rsidRPr="0046709C">
        <w:rPr>
          <w:rFonts w:ascii="Times New Roman" w:hAnsi="Times New Roman" w:cs="Times New Roman"/>
          <w:sz w:val="24"/>
          <w:szCs w:val="24"/>
        </w:rPr>
        <w:t>within-</w:t>
      </w:r>
      <w:r w:rsidR="0033467C">
        <w:rPr>
          <w:rFonts w:ascii="Times New Roman" w:hAnsi="Times New Roman" w:cs="Times New Roman" w:hint="eastAsia"/>
          <w:iCs/>
          <w:sz w:val="24"/>
          <w:szCs w:val="24"/>
          <w:lang w:eastAsia="zh-CN"/>
        </w:rPr>
        <w:t>event</w:t>
      </w:r>
      <w:r w:rsidR="0033467C" w:rsidRPr="001D2217">
        <w:rPr>
          <w:rFonts w:ascii="Times New Roman" w:hAnsi="Times New Roman" w:cs="Times New Roman"/>
          <w:sz w:val="24"/>
          <w:szCs w:val="24"/>
        </w:rPr>
        <w:t xml:space="preserve"> </w:t>
      </w:r>
      <w:r w:rsidR="001D2217" w:rsidRPr="001D2217">
        <w:rPr>
          <w:rFonts w:ascii="Times New Roman" w:hAnsi="Times New Roman" w:cs="Times New Roman"/>
          <w:sz w:val="24"/>
          <w:szCs w:val="24"/>
        </w:rPr>
        <w:t>trials, both items share the same context, so context-order memory is not defined and cannot contribute to the judgment.</w:t>
      </w:r>
      <w:r w:rsidR="001D2217">
        <w:rPr>
          <w:rFonts w:ascii="Times New Roman" w:hAnsi="Times New Roman" w:cs="Times New Roman"/>
          <w:sz w:val="24"/>
          <w:szCs w:val="24"/>
        </w:rPr>
        <w:t xml:space="preserve"> </w:t>
      </w:r>
      <w:r w:rsidRPr="003523E9">
        <w:rPr>
          <w:rFonts w:ascii="Times New Roman" w:hAnsi="Times New Roman" w:cs="Times New Roman"/>
          <w:sz w:val="24"/>
          <w:szCs w:val="24"/>
        </w:rPr>
        <w:t>Context order memory accuracy was defined as whether participants correctly remembered which of the two contexts associated with the tested items occurred first, based on their reconstruction of the context sequence in the context order memory task.</w:t>
      </w:r>
    </w:p>
    <w:p w14:paraId="3BE0C485" w14:textId="7C29FBB1" w:rsidR="00090888" w:rsidRDefault="00090888" w:rsidP="00090888">
      <w:pPr>
        <w:rPr>
          <w:rFonts w:ascii="Times New Roman" w:hAnsi="Times New Roman" w:cs="Times New Roman"/>
          <w:sz w:val="24"/>
          <w:szCs w:val="24"/>
        </w:rPr>
      </w:pPr>
      <w:r>
        <w:rPr>
          <w:rFonts w:ascii="Times New Roman" w:hAnsi="Times New Roman" w:cs="Times New Roman"/>
          <w:sz w:val="24"/>
          <w:szCs w:val="24"/>
        </w:rPr>
        <w:tab/>
      </w:r>
      <w:r w:rsidRPr="003523E9">
        <w:rPr>
          <w:rFonts w:ascii="Times New Roman" w:hAnsi="Times New Roman" w:cs="Times New Roman"/>
          <w:sz w:val="24"/>
          <w:szCs w:val="24"/>
        </w:rPr>
        <w:t xml:space="preserve">We also preregistered an analysis examining whether </w:t>
      </w:r>
      <w:r w:rsidR="00375EBF" w:rsidRPr="00375EBF">
        <w:rPr>
          <w:rFonts w:ascii="Times New Roman" w:hAnsi="Times New Roman" w:cs="Times New Roman"/>
          <w:sz w:val="24"/>
          <w:szCs w:val="24"/>
        </w:rPr>
        <w:t>actual–retrieved boundary consistency</w:t>
      </w:r>
      <w:r w:rsidRPr="003523E9">
        <w:rPr>
          <w:rFonts w:ascii="Times New Roman" w:hAnsi="Times New Roman" w:cs="Times New Roman"/>
          <w:sz w:val="24"/>
          <w:szCs w:val="24"/>
        </w:rPr>
        <w:t xml:space="preserve">, defined as the match between the actual boundary condition (within vs. cross) and the </w:t>
      </w:r>
      <w:r>
        <w:rPr>
          <w:rFonts w:ascii="Times New Roman" w:hAnsi="Times New Roman" w:cs="Times New Roman"/>
          <w:sz w:val="24"/>
          <w:szCs w:val="24"/>
        </w:rPr>
        <w:t>retrieved</w:t>
      </w:r>
      <w:r w:rsidRPr="003523E9">
        <w:rPr>
          <w:rFonts w:ascii="Times New Roman" w:hAnsi="Times New Roman" w:cs="Times New Roman"/>
          <w:sz w:val="24"/>
          <w:szCs w:val="24"/>
        </w:rPr>
        <w:t xml:space="preserve"> context relationship (within vs. cross), together with objective distance (2 vs. 3), predicts temporal distance judgments. </w:t>
      </w:r>
      <w:r>
        <w:rPr>
          <w:rFonts w:ascii="Times New Roman" w:hAnsi="Times New Roman" w:cs="Times New Roman"/>
          <w:sz w:val="24"/>
          <w:szCs w:val="24"/>
        </w:rPr>
        <w:t xml:space="preserve">Finally, for completion, we repeated this analysis using temporal order memory. This analysis was not registered. </w:t>
      </w:r>
    </w:p>
    <w:p w14:paraId="0061242B" w14:textId="77777777" w:rsidR="00090888" w:rsidRDefault="00090888" w:rsidP="00090888">
      <w:pPr>
        <w:rPr>
          <w:rFonts w:ascii="Times New Roman" w:hAnsi="Times New Roman" w:cs="Times New Roman"/>
          <w:sz w:val="24"/>
          <w:szCs w:val="24"/>
        </w:rPr>
      </w:pPr>
    </w:p>
    <w:p w14:paraId="29B54011" w14:textId="77777777" w:rsidR="00090888" w:rsidRDefault="00090888" w:rsidP="00090888">
      <w:pPr>
        <w:pBdr>
          <w:top w:val="nil"/>
          <w:left w:val="nil"/>
          <w:bottom w:val="nil"/>
          <w:right w:val="nil"/>
          <w:between w:val="nil"/>
        </w:pBdr>
        <w:jc w:val="center"/>
        <w:rPr>
          <w:rFonts w:ascii="Times New Roman" w:hAnsi="Times New Roman" w:cs="Times New Roman"/>
          <w:b/>
          <w:sz w:val="24"/>
          <w:szCs w:val="24"/>
        </w:rPr>
      </w:pPr>
    </w:p>
    <w:p w14:paraId="296799BB" w14:textId="77777777" w:rsidR="00090888" w:rsidRDefault="00090888" w:rsidP="00090888">
      <w:pPr>
        <w:pBdr>
          <w:top w:val="nil"/>
          <w:left w:val="nil"/>
          <w:bottom w:val="nil"/>
          <w:right w:val="nil"/>
          <w:between w:val="nil"/>
        </w:pBdr>
        <w:jc w:val="center"/>
        <w:rPr>
          <w:rFonts w:ascii="Times New Roman" w:hAnsi="Times New Roman" w:cs="Times New Roman"/>
          <w:b/>
          <w:sz w:val="24"/>
          <w:szCs w:val="24"/>
        </w:rPr>
      </w:pPr>
      <w:r w:rsidRPr="0050633B">
        <w:rPr>
          <w:rFonts w:ascii="Times New Roman" w:hAnsi="Times New Roman" w:cs="Times New Roman"/>
          <w:b/>
          <w:sz w:val="24"/>
          <w:szCs w:val="24"/>
        </w:rPr>
        <w:t>Results</w:t>
      </w:r>
    </w:p>
    <w:p w14:paraId="06815CB9" w14:textId="77777777" w:rsidR="00090888" w:rsidRDefault="00090888" w:rsidP="00090888">
      <w:pPr>
        <w:pBdr>
          <w:top w:val="nil"/>
          <w:left w:val="nil"/>
          <w:bottom w:val="nil"/>
          <w:right w:val="nil"/>
          <w:between w:val="nil"/>
        </w:pBdr>
        <w:jc w:val="center"/>
        <w:rPr>
          <w:rFonts w:ascii="Times New Roman" w:hAnsi="Times New Roman" w:cs="Times New Roman"/>
          <w:b/>
          <w:sz w:val="24"/>
          <w:szCs w:val="24"/>
        </w:rPr>
      </w:pPr>
    </w:p>
    <w:p w14:paraId="2BCEEB1E" w14:textId="77777777" w:rsidR="00090888" w:rsidRDefault="00090888" w:rsidP="00090888">
      <w:pPr>
        <w:rPr>
          <w:rFonts w:ascii="Times New Roman" w:hAnsi="Times New Roman" w:cs="Times New Roman"/>
          <w:b/>
          <w:sz w:val="24"/>
          <w:szCs w:val="24"/>
        </w:rPr>
      </w:pPr>
      <w:r w:rsidRPr="0050633B">
        <w:rPr>
          <w:rFonts w:ascii="Times New Roman" w:hAnsi="Times New Roman" w:cs="Times New Roman"/>
          <w:b/>
          <w:sz w:val="24"/>
          <w:szCs w:val="24"/>
        </w:rPr>
        <w:t>Temporal order memory</w:t>
      </w:r>
    </w:p>
    <w:p w14:paraId="3C1EA36F" w14:textId="77777777" w:rsidR="00090888" w:rsidRDefault="00090888" w:rsidP="00090888">
      <w:pPr>
        <w:pBdr>
          <w:top w:val="nil"/>
          <w:left w:val="nil"/>
          <w:bottom w:val="nil"/>
          <w:right w:val="nil"/>
          <w:between w:val="nil"/>
        </w:pBdr>
        <w:rPr>
          <w:rFonts w:ascii="Times New Roman" w:hAnsi="Times New Roman" w:cs="Times New Roman"/>
          <w:b/>
          <w:sz w:val="24"/>
          <w:szCs w:val="24"/>
        </w:rPr>
      </w:pPr>
    </w:p>
    <w:p w14:paraId="7E70A260" w14:textId="0812AC38" w:rsidR="00090888" w:rsidRDefault="00375EBF" w:rsidP="00090888">
      <w:pPr>
        <w:pBdr>
          <w:top w:val="nil"/>
          <w:left w:val="nil"/>
          <w:bottom w:val="nil"/>
          <w:right w:val="nil"/>
          <w:between w:val="nil"/>
        </w:pBdr>
        <w:rPr>
          <w:rFonts w:ascii="Times New Roman" w:hAnsi="Times New Roman" w:cs="Times New Roman"/>
          <w:sz w:val="24"/>
          <w:szCs w:val="24"/>
        </w:rPr>
      </w:pPr>
      <w:r>
        <w:rPr>
          <w:rFonts w:ascii="Times New Roman" w:hAnsi="Times New Roman" w:cs="Times New Roman" w:hint="eastAsia"/>
          <w:b/>
          <w:sz w:val="24"/>
          <w:szCs w:val="24"/>
          <w:lang w:eastAsia="zh-CN"/>
        </w:rPr>
        <w:t>A</w:t>
      </w:r>
      <w:r w:rsidRPr="00375EBF">
        <w:rPr>
          <w:rFonts w:ascii="Times New Roman" w:hAnsi="Times New Roman" w:cs="Times New Roman"/>
          <w:b/>
          <w:sz w:val="24"/>
          <w:szCs w:val="24"/>
        </w:rPr>
        <w:t>ctual–retrieved boundary consistency</w:t>
      </w:r>
      <w:r w:rsidR="00090888" w:rsidRPr="00594C59">
        <w:rPr>
          <w:rFonts w:ascii="Times New Roman" w:hAnsi="Times New Roman" w:cs="Times New Roman"/>
          <w:b/>
          <w:sz w:val="24"/>
          <w:szCs w:val="24"/>
        </w:rPr>
        <w:t>.</w:t>
      </w:r>
      <w:r w:rsidR="00090888">
        <w:rPr>
          <w:rFonts w:ascii="Times New Roman" w:hAnsi="Times New Roman" w:cs="Times New Roman"/>
          <w:b/>
          <w:sz w:val="24"/>
          <w:szCs w:val="24"/>
        </w:rPr>
        <w:t xml:space="preserve"> </w:t>
      </w:r>
      <w:r w:rsidR="00090888" w:rsidRPr="00594C59">
        <w:rPr>
          <w:rFonts w:ascii="Times New Roman" w:hAnsi="Times New Roman" w:cs="Times New Roman"/>
          <w:bCs/>
          <w:sz w:val="24"/>
          <w:szCs w:val="24"/>
        </w:rPr>
        <w:t xml:space="preserve">There are </w:t>
      </w:r>
      <w:r w:rsidR="00090888" w:rsidRPr="00594C59">
        <w:rPr>
          <w:rFonts w:ascii="Times New Roman" w:hAnsi="Times New Roman" w:cs="Times New Roman"/>
          <w:sz w:val="24"/>
          <w:szCs w:val="24"/>
        </w:rPr>
        <w:t xml:space="preserve">significant main effects for both </w:t>
      </w:r>
      <w:r w:rsidR="00090888">
        <w:rPr>
          <w:rFonts w:ascii="Times New Roman" w:hAnsi="Times New Roman" w:cs="Times New Roman"/>
          <w:sz w:val="24"/>
          <w:szCs w:val="24"/>
        </w:rPr>
        <w:t>retrieved</w:t>
      </w:r>
      <w:r w:rsidR="00090888" w:rsidRPr="00594C59">
        <w:rPr>
          <w:rFonts w:ascii="Times New Roman" w:hAnsi="Times New Roman" w:cs="Times New Roman"/>
          <w:sz w:val="24"/>
          <w:szCs w:val="24"/>
        </w:rPr>
        <w:t xml:space="preserve"> boundary, </w:t>
      </w:r>
      <w:r w:rsidR="00090888" w:rsidRPr="00594C59">
        <w:rPr>
          <w:rFonts w:ascii="Times New Roman" w:hAnsi="Times New Roman" w:cs="Times New Roman"/>
          <w:i/>
          <w:iCs/>
          <w:sz w:val="24"/>
          <w:szCs w:val="24"/>
        </w:rPr>
        <w:t>χ</w:t>
      </w:r>
      <w:r w:rsidR="00090888" w:rsidRPr="00594C59">
        <w:rPr>
          <w:rFonts w:ascii="Times New Roman" w:hAnsi="Times New Roman" w:cs="Times New Roman"/>
          <w:sz w:val="24"/>
          <w:szCs w:val="24"/>
        </w:rPr>
        <w:t xml:space="preserve">²(1) = 10.24, </w:t>
      </w:r>
      <w:r w:rsidR="00090888" w:rsidRPr="00594C59">
        <w:rPr>
          <w:rFonts w:ascii="Times New Roman" w:hAnsi="Times New Roman" w:cs="Times New Roman"/>
          <w:i/>
          <w:iCs/>
          <w:sz w:val="24"/>
          <w:szCs w:val="24"/>
        </w:rPr>
        <w:t>p</w:t>
      </w:r>
      <w:r w:rsidR="00090888" w:rsidRPr="00594C59">
        <w:rPr>
          <w:rFonts w:ascii="Times New Roman" w:hAnsi="Times New Roman" w:cs="Times New Roman"/>
          <w:sz w:val="24"/>
          <w:szCs w:val="24"/>
        </w:rPr>
        <w:t xml:space="preserve"> = .001, and actual boundary, </w:t>
      </w:r>
      <w:r w:rsidR="00090888" w:rsidRPr="00594C59">
        <w:rPr>
          <w:rFonts w:ascii="Times New Roman" w:hAnsi="Times New Roman" w:cs="Times New Roman"/>
          <w:i/>
          <w:iCs/>
          <w:sz w:val="24"/>
          <w:szCs w:val="24"/>
        </w:rPr>
        <w:t>χ</w:t>
      </w:r>
      <w:r w:rsidR="00090888" w:rsidRPr="00594C59">
        <w:rPr>
          <w:rFonts w:ascii="Times New Roman" w:hAnsi="Times New Roman" w:cs="Times New Roman"/>
          <w:sz w:val="24"/>
          <w:szCs w:val="24"/>
        </w:rPr>
        <w:t xml:space="preserve">²(1) = 10.77, </w:t>
      </w:r>
      <w:r w:rsidR="00090888" w:rsidRPr="00594C59">
        <w:rPr>
          <w:rFonts w:ascii="Times New Roman" w:hAnsi="Times New Roman" w:cs="Times New Roman"/>
          <w:i/>
          <w:iCs/>
          <w:sz w:val="24"/>
          <w:szCs w:val="24"/>
        </w:rPr>
        <w:t>p</w:t>
      </w:r>
      <w:r w:rsidR="00090888" w:rsidRPr="00594C59">
        <w:rPr>
          <w:rFonts w:ascii="Times New Roman" w:hAnsi="Times New Roman" w:cs="Times New Roman"/>
          <w:sz w:val="24"/>
          <w:szCs w:val="24"/>
        </w:rPr>
        <w:t xml:space="preserve"> = .001, and a significant interaction between </w:t>
      </w:r>
      <w:r w:rsidR="00090888">
        <w:rPr>
          <w:rFonts w:ascii="Times New Roman" w:hAnsi="Times New Roman" w:cs="Times New Roman"/>
          <w:sz w:val="24"/>
          <w:szCs w:val="24"/>
        </w:rPr>
        <w:t>retrieved</w:t>
      </w:r>
      <w:r w:rsidR="00090888" w:rsidRPr="003523E9">
        <w:rPr>
          <w:rFonts w:ascii="Times New Roman" w:hAnsi="Times New Roman" w:cs="Times New Roman"/>
          <w:sz w:val="24"/>
          <w:szCs w:val="24"/>
        </w:rPr>
        <w:t xml:space="preserve"> </w:t>
      </w:r>
      <w:r w:rsidR="00090888" w:rsidRPr="00594C59">
        <w:rPr>
          <w:rFonts w:ascii="Times New Roman" w:hAnsi="Times New Roman" w:cs="Times New Roman"/>
          <w:sz w:val="24"/>
          <w:szCs w:val="24"/>
        </w:rPr>
        <w:t xml:space="preserve">boundary and actual boundary, </w:t>
      </w:r>
      <w:r w:rsidR="00090888" w:rsidRPr="00594C59">
        <w:rPr>
          <w:rFonts w:ascii="Times New Roman" w:hAnsi="Times New Roman" w:cs="Times New Roman"/>
          <w:i/>
          <w:iCs/>
          <w:sz w:val="24"/>
          <w:szCs w:val="24"/>
        </w:rPr>
        <w:t>χ</w:t>
      </w:r>
      <w:r w:rsidR="00090888" w:rsidRPr="00594C59">
        <w:rPr>
          <w:rFonts w:ascii="Times New Roman" w:hAnsi="Times New Roman" w:cs="Times New Roman"/>
          <w:sz w:val="24"/>
          <w:szCs w:val="24"/>
        </w:rPr>
        <w:t xml:space="preserve">²(1) = 9.24, </w:t>
      </w:r>
      <w:r w:rsidR="00090888" w:rsidRPr="00594C59">
        <w:rPr>
          <w:rFonts w:ascii="Times New Roman" w:hAnsi="Times New Roman" w:cs="Times New Roman"/>
          <w:i/>
          <w:iCs/>
          <w:sz w:val="24"/>
          <w:szCs w:val="24"/>
        </w:rPr>
        <w:t>p</w:t>
      </w:r>
      <w:r w:rsidR="00090888" w:rsidRPr="00594C59">
        <w:rPr>
          <w:rFonts w:ascii="Times New Roman" w:hAnsi="Times New Roman" w:cs="Times New Roman"/>
          <w:sz w:val="24"/>
          <w:szCs w:val="24"/>
        </w:rPr>
        <w:t xml:space="preserve"> = .002. No other main effects or interactions, including those involving objective distance, reached statistical significance (all </w:t>
      </w:r>
      <w:r w:rsidR="00090888" w:rsidRPr="00594C59">
        <w:rPr>
          <w:rFonts w:ascii="Times New Roman" w:hAnsi="Times New Roman" w:cs="Times New Roman"/>
          <w:i/>
          <w:iCs/>
          <w:sz w:val="24"/>
          <w:szCs w:val="24"/>
        </w:rPr>
        <w:t>p</w:t>
      </w:r>
      <w:r w:rsidR="00090888" w:rsidRPr="00594C59">
        <w:rPr>
          <w:rFonts w:ascii="Times New Roman" w:hAnsi="Times New Roman" w:cs="Times New Roman"/>
          <w:sz w:val="24"/>
          <w:szCs w:val="24"/>
        </w:rPr>
        <w:t xml:space="preserve">s &gt; .60). Post hoc pairwise comparisons (Tukey-adjusted) showed that temporal order memory was higher when participants </w:t>
      </w:r>
      <w:r w:rsidR="00090888">
        <w:rPr>
          <w:rFonts w:ascii="Times New Roman" w:hAnsi="Times New Roman" w:cs="Times New Roman"/>
          <w:sz w:val="24"/>
          <w:szCs w:val="24"/>
        </w:rPr>
        <w:t>retrieved</w:t>
      </w:r>
      <w:r w:rsidR="00090888" w:rsidRPr="003523E9">
        <w:rPr>
          <w:rFonts w:ascii="Times New Roman" w:hAnsi="Times New Roman" w:cs="Times New Roman"/>
          <w:sz w:val="24"/>
          <w:szCs w:val="24"/>
        </w:rPr>
        <w:t xml:space="preserve"> </w:t>
      </w:r>
      <w:r w:rsidR="00090888" w:rsidRPr="00830CD8">
        <w:rPr>
          <w:rFonts w:ascii="Times New Roman" w:hAnsi="Times New Roman" w:cs="Times New Roman"/>
          <w:sz w:val="24"/>
          <w:szCs w:val="24"/>
        </w:rPr>
        <w:t xml:space="preserve">context relationship matched the actual boundary condition. Specifically, for item pairs that were encoded </w:t>
      </w:r>
      <w:r w:rsidR="0033467C" w:rsidRPr="0046709C">
        <w:rPr>
          <w:rFonts w:ascii="Times New Roman" w:hAnsi="Times New Roman" w:cs="Times New Roman"/>
          <w:sz w:val="24"/>
          <w:szCs w:val="24"/>
        </w:rPr>
        <w:t>within-</w:t>
      </w:r>
      <w:r w:rsidR="0033467C">
        <w:rPr>
          <w:rFonts w:ascii="Times New Roman" w:hAnsi="Times New Roman" w:cs="Times New Roman" w:hint="eastAsia"/>
          <w:iCs/>
          <w:sz w:val="24"/>
          <w:szCs w:val="24"/>
          <w:lang w:eastAsia="zh-CN"/>
        </w:rPr>
        <w:t>event</w:t>
      </w:r>
      <w:r w:rsidR="00090888" w:rsidRPr="00830CD8">
        <w:rPr>
          <w:rFonts w:ascii="Times New Roman" w:hAnsi="Times New Roman" w:cs="Times New Roman"/>
          <w:sz w:val="24"/>
          <w:szCs w:val="24"/>
        </w:rPr>
        <w:t xml:space="preserve">, accuracy was higher when participants judged the pair as </w:t>
      </w:r>
      <w:r w:rsidR="0033467C" w:rsidRPr="0033467C">
        <w:rPr>
          <w:rFonts w:ascii="Times New Roman" w:hAnsi="Times New Roman" w:cs="Times New Roman"/>
          <w:sz w:val="24"/>
          <w:szCs w:val="24"/>
        </w:rPr>
        <w:t xml:space="preserve">within-event </w:t>
      </w:r>
      <w:r w:rsidR="00090888" w:rsidRPr="00830CD8">
        <w:rPr>
          <w:rFonts w:ascii="Times New Roman" w:hAnsi="Times New Roman" w:cs="Times New Roman"/>
          <w:sz w:val="24"/>
          <w:szCs w:val="24"/>
        </w:rPr>
        <w:t>rather than cross-boundary (</w:t>
      </w:r>
      <w:r w:rsidR="00090888" w:rsidRPr="00830CD8">
        <w:rPr>
          <w:rStyle w:val="Emphasis"/>
          <w:rFonts w:ascii="Times New Roman" w:hAnsi="Times New Roman" w:cs="Times New Roman"/>
          <w:sz w:val="24"/>
          <w:szCs w:val="24"/>
        </w:rPr>
        <w:t>OR</w:t>
      </w:r>
      <w:r w:rsidR="00090888" w:rsidRPr="00830CD8">
        <w:rPr>
          <w:rFonts w:ascii="Times New Roman" w:hAnsi="Times New Roman" w:cs="Times New Roman"/>
          <w:sz w:val="24"/>
          <w:szCs w:val="24"/>
        </w:rPr>
        <w:t xml:space="preserve"> = 3.21, </w:t>
      </w:r>
      <w:r w:rsidR="00090888" w:rsidRPr="00830CD8">
        <w:rPr>
          <w:rStyle w:val="Emphasis"/>
          <w:rFonts w:ascii="Times New Roman" w:hAnsi="Times New Roman" w:cs="Times New Roman"/>
          <w:sz w:val="24"/>
          <w:szCs w:val="24"/>
        </w:rPr>
        <w:t>SE</w:t>
      </w:r>
      <w:r w:rsidR="00090888" w:rsidRPr="00830CD8">
        <w:rPr>
          <w:rFonts w:ascii="Times New Roman" w:hAnsi="Times New Roman" w:cs="Times New Roman"/>
          <w:sz w:val="24"/>
          <w:szCs w:val="24"/>
        </w:rPr>
        <w:t xml:space="preserve"> = 0.34, </w:t>
      </w:r>
      <w:r w:rsidR="00090888" w:rsidRPr="00830CD8">
        <w:rPr>
          <w:rStyle w:val="Emphasis"/>
          <w:rFonts w:ascii="Times New Roman" w:hAnsi="Times New Roman" w:cs="Times New Roman"/>
          <w:sz w:val="24"/>
          <w:szCs w:val="24"/>
        </w:rPr>
        <w:t>z</w:t>
      </w:r>
      <w:r w:rsidR="00090888" w:rsidRPr="00830CD8">
        <w:rPr>
          <w:rFonts w:ascii="Times New Roman" w:hAnsi="Times New Roman" w:cs="Times New Roman"/>
          <w:sz w:val="24"/>
          <w:szCs w:val="24"/>
        </w:rPr>
        <w:t xml:space="preserve"> = 10.89, </w:t>
      </w:r>
      <w:r w:rsidR="00090888" w:rsidRPr="00830CD8">
        <w:rPr>
          <w:rStyle w:val="Emphasis"/>
          <w:rFonts w:ascii="Times New Roman" w:hAnsi="Times New Roman" w:cs="Times New Roman"/>
          <w:sz w:val="24"/>
          <w:szCs w:val="24"/>
        </w:rPr>
        <w:t>p</w:t>
      </w:r>
      <w:r w:rsidR="00090888" w:rsidRPr="00830CD8">
        <w:rPr>
          <w:rFonts w:ascii="Times New Roman" w:hAnsi="Times New Roman" w:cs="Times New Roman"/>
          <w:sz w:val="24"/>
          <w:szCs w:val="24"/>
        </w:rPr>
        <w:t xml:space="preserve"> &lt; .001). Conversely, for item pairs that were encoded</w:t>
      </w:r>
      <w:r w:rsidR="00090888" w:rsidRPr="00594C59">
        <w:rPr>
          <w:rFonts w:ascii="Times New Roman" w:hAnsi="Times New Roman" w:cs="Times New Roman"/>
          <w:sz w:val="24"/>
          <w:szCs w:val="24"/>
        </w:rPr>
        <w:t xml:space="preserve"> cross-boundary, accuracy was higher when participants judged the pair as cross-boundary rather than </w:t>
      </w:r>
      <w:r w:rsidR="0033467C" w:rsidRPr="0033467C">
        <w:rPr>
          <w:rFonts w:ascii="Times New Roman" w:hAnsi="Times New Roman" w:cs="Times New Roman"/>
          <w:sz w:val="24"/>
          <w:szCs w:val="24"/>
        </w:rPr>
        <w:t>within-event</w:t>
      </w:r>
      <w:r w:rsidR="00090888" w:rsidRPr="00594C59">
        <w:rPr>
          <w:rFonts w:ascii="Times New Roman" w:hAnsi="Times New Roman" w:cs="Times New Roman"/>
          <w:sz w:val="24"/>
          <w:szCs w:val="24"/>
        </w:rPr>
        <w:t xml:space="preserve"> (</w:t>
      </w:r>
      <w:r w:rsidR="00090888" w:rsidRPr="00594C59">
        <w:rPr>
          <w:rStyle w:val="Emphasis"/>
          <w:rFonts w:ascii="Times New Roman" w:hAnsi="Times New Roman" w:cs="Times New Roman"/>
          <w:sz w:val="24"/>
          <w:szCs w:val="24"/>
        </w:rPr>
        <w:t>OR</w:t>
      </w:r>
      <w:r w:rsidR="00090888" w:rsidRPr="00594C59">
        <w:rPr>
          <w:rFonts w:ascii="Times New Roman" w:hAnsi="Times New Roman" w:cs="Times New Roman"/>
          <w:sz w:val="24"/>
          <w:szCs w:val="24"/>
        </w:rPr>
        <w:t xml:space="preserve"> = 0.38, </w:t>
      </w:r>
      <w:r w:rsidR="00090888" w:rsidRPr="00594C59">
        <w:rPr>
          <w:rStyle w:val="Emphasis"/>
          <w:rFonts w:ascii="Times New Roman" w:hAnsi="Times New Roman" w:cs="Times New Roman"/>
          <w:sz w:val="24"/>
          <w:szCs w:val="24"/>
        </w:rPr>
        <w:t>SE</w:t>
      </w:r>
      <w:r w:rsidR="00090888" w:rsidRPr="00594C59">
        <w:rPr>
          <w:rFonts w:ascii="Times New Roman" w:hAnsi="Times New Roman" w:cs="Times New Roman"/>
          <w:sz w:val="24"/>
          <w:szCs w:val="24"/>
        </w:rPr>
        <w:t xml:space="preserve"> = 0.05, </w:t>
      </w:r>
      <w:r w:rsidR="00090888" w:rsidRPr="00594C59">
        <w:rPr>
          <w:rStyle w:val="Emphasis"/>
          <w:rFonts w:ascii="Times New Roman" w:hAnsi="Times New Roman" w:cs="Times New Roman"/>
          <w:sz w:val="24"/>
          <w:szCs w:val="24"/>
        </w:rPr>
        <w:t>z</w:t>
      </w:r>
      <w:r w:rsidR="00090888" w:rsidRPr="00594C59">
        <w:rPr>
          <w:rFonts w:ascii="Times New Roman" w:hAnsi="Times New Roman" w:cs="Times New Roman"/>
          <w:sz w:val="24"/>
          <w:szCs w:val="24"/>
        </w:rPr>
        <w:t xml:space="preserve"> = -8.07, </w:t>
      </w:r>
      <w:r w:rsidR="00090888" w:rsidRPr="00594C59">
        <w:rPr>
          <w:rStyle w:val="Emphasis"/>
          <w:rFonts w:ascii="Times New Roman" w:hAnsi="Times New Roman" w:cs="Times New Roman"/>
          <w:sz w:val="24"/>
          <w:szCs w:val="24"/>
        </w:rPr>
        <w:t>p</w:t>
      </w:r>
      <w:r w:rsidR="00090888" w:rsidRPr="00594C59">
        <w:rPr>
          <w:rFonts w:ascii="Times New Roman" w:hAnsi="Times New Roman" w:cs="Times New Roman"/>
          <w:sz w:val="24"/>
          <w:szCs w:val="24"/>
        </w:rPr>
        <w:t xml:space="preserve"> &lt; .001)</w:t>
      </w:r>
      <w:r w:rsidR="00090888">
        <w:rPr>
          <w:rFonts w:ascii="Times New Roman" w:hAnsi="Times New Roman" w:cs="Times New Roman"/>
          <w:sz w:val="24"/>
          <w:szCs w:val="24"/>
        </w:rPr>
        <w:t xml:space="preserve"> (Figure 5A)</w:t>
      </w:r>
      <w:r w:rsidR="00090888" w:rsidRPr="00594C59">
        <w:rPr>
          <w:rFonts w:ascii="Times New Roman" w:hAnsi="Times New Roman" w:cs="Times New Roman"/>
          <w:sz w:val="24"/>
          <w:szCs w:val="24"/>
        </w:rPr>
        <w:t>.</w:t>
      </w:r>
    </w:p>
    <w:p w14:paraId="421240E6" w14:textId="3F492EBF" w:rsidR="00090888" w:rsidRDefault="00090888" w:rsidP="00090888">
      <w:pPr>
        <w:pBdr>
          <w:top w:val="nil"/>
          <w:left w:val="nil"/>
          <w:bottom w:val="nil"/>
          <w:right w:val="nil"/>
          <w:between w:val="nil"/>
        </w:pBdr>
        <w:rPr>
          <w:rFonts w:ascii="Times New Roman" w:hAnsi="Times New Roman" w:cs="Times New Roman"/>
          <w:sz w:val="24"/>
          <w:szCs w:val="24"/>
        </w:rPr>
      </w:pPr>
      <w:r>
        <w:rPr>
          <w:rFonts w:ascii="Times New Roman" w:hAnsi="Times New Roman" w:cs="Times New Roman"/>
          <w:b/>
          <w:sz w:val="24"/>
          <w:szCs w:val="24"/>
        </w:rPr>
        <w:tab/>
        <w:t xml:space="preserve">Context </w:t>
      </w:r>
      <w:r w:rsidRPr="00594C59">
        <w:rPr>
          <w:rFonts w:ascii="Times New Roman" w:hAnsi="Times New Roman" w:cs="Times New Roman"/>
          <w:b/>
          <w:sz w:val="24"/>
          <w:szCs w:val="24"/>
        </w:rPr>
        <w:t>order memory and source memory.</w:t>
      </w:r>
      <w:r>
        <w:rPr>
          <w:rFonts w:ascii="Times New Roman" w:hAnsi="Times New Roman" w:cs="Times New Roman"/>
          <w:b/>
          <w:sz w:val="24"/>
          <w:szCs w:val="24"/>
        </w:rPr>
        <w:t xml:space="preserve"> </w:t>
      </w:r>
      <w:r w:rsidRPr="00594C59">
        <w:rPr>
          <w:rFonts w:ascii="Times New Roman" w:hAnsi="Times New Roman" w:cs="Times New Roman"/>
          <w:sz w:val="24"/>
          <w:szCs w:val="24"/>
        </w:rPr>
        <w:t xml:space="preserve">The analysis revealed that neither the main effect of source memory, χ²(2) = 0.18, </w:t>
      </w:r>
      <w:r w:rsidRPr="00D769E4">
        <w:rPr>
          <w:rStyle w:val="Emphasis"/>
          <w:rFonts w:ascii="Times New Roman" w:hAnsi="Times New Roman" w:cs="Times New Roman"/>
          <w:sz w:val="24"/>
          <w:szCs w:val="24"/>
        </w:rPr>
        <w:t>p &gt; .05</w:t>
      </w:r>
      <w:r w:rsidRPr="00594C59">
        <w:rPr>
          <w:rFonts w:ascii="Times New Roman" w:hAnsi="Times New Roman" w:cs="Times New Roman"/>
          <w:sz w:val="24"/>
          <w:szCs w:val="24"/>
        </w:rPr>
        <w:t xml:space="preserve">, nor the main effect of context order memory, χ²(1) = 0.60, </w:t>
      </w:r>
      <w:r w:rsidRPr="0050633B">
        <w:rPr>
          <w:rFonts w:ascii="Times New Roman" w:hAnsi="Times New Roman" w:cs="Times New Roman"/>
          <w:i/>
          <w:sz w:val="24"/>
          <w:szCs w:val="24"/>
        </w:rPr>
        <w:t>p</w:t>
      </w:r>
      <w:r w:rsidRPr="0050633B">
        <w:rPr>
          <w:rFonts w:ascii="Times New Roman" w:hAnsi="Times New Roman" w:cs="Times New Roman"/>
          <w:sz w:val="24"/>
          <w:szCs w:val="24"/>
        </w:rPr>
        <w:t xml:space="preserve"> &gt; .05</w:t>
      </w:r>
      <w:r w:rsidRPr="00594C59">
        <w:rPr>
          <w:rFonts w:ascii="Times New Roman" w:hAnsi="Times New Roman" w:cs="Times New Roman"/>
          <w:sz w:val="24"/>
          <w:szCs w:val="24"/>
        </w:rPr>
        <w:t xml:space="preserve">, was statistically significant. However, the interaction between source memory and context order memory was significant, χ²(2) = 36.74, </w:t>
      </w:r>
      <w:r w:rsidRPr="00594C59">
        <w:rPr>
          <w:rStyle w:val="Emphasis"/>
          <w:rFonts w:ascii="Times New Roman" w:hAnsi="Times New Roman" w:cs="Times New Roman"/>
          <w:sz w:val="24"/>
          <w:szCs w:val="24"/>
        </w:rPr>
        <w:t>p</w:t>
      </w:r>
      <w:r w:rsidRPr="00594C59">
        <w:rPr>
          <w:rFonts w:ascii="Times New Roman" w:hAnsi="Times New Roman" w:cs="Times New Roman"/>
          <w:sz w:val="24"/>
          <w:szCs w:val="24"/>
        </w:rPr>
        <w:t xml:space="preserve"> &lt; .001. Tukey-adjusted post hoc comparisons showed that when participants incorrectly remembered the context order, temporal order memory accuracy did not differ across source-memory levels (all </w:t>
      </w:r>
      <w:r w:rsidRPr="00594C59">
        <w:rPr>
          <w:rStyle w:val="Emphasis"/>
          <w:rFonts w:ascii="Times New Roman" w:hAnsi="Times New Roman" w:cs="Times New Roman"/>
          <w:sz w:val="24"/>
          <w:szCs w:val="24"/>
        </w:rPr>
        <w:t>p</w:t>
      </w:r>
      <w:r w:rsidRPr="00594C59">
        <w:rPr>
          <w:rFonts w:ascii="Times New Roman" w:hAnsi="Times New Roman" w:cs="Times New Roman"/>
          <w:sz w:val="24"/>
          <w:szCs w:val="24"/>
        </w:rPr>
        <w:t>s ≥ .911). When context order memory was correct, accuracy did not differ between trials in which participants remembered 0 versus 1 context correctly (</w:t>
      </w:r>
      <w:r w:rsidRPr="00594C59">
        <w:rPr>
          <w:rStyle w:val="Emphasis"/>
          <w:rFonts w:ascii="Times New Roman" w:hAnsi="Times New Roman" w:cs="Times New Roman"/>
          <w:sz w:val="24"/>
          <w:szCs w:val="24"/>
        </w:rPr>
        <w:t>OR</w:t>
      </w:r>
      <w:r w:rsidRPr="00594C59">
        <w:rPr>
          <w:rFonts w:ascii="Times New Roman" w:hAnsi="Times New Roman" w:cs="Times New Roman"/>
          <w:sz w:val="24"/>
          <w:szCs w:val="24"/>
        </w:rPr>
        <w:t xml:space="preserve"> = 0.93, </w:t>
      </w:r>
      <w:r w:rsidRPr="00594C59">
        <w:rPr>
          <w:rStyle w:val="Emphasis"/>
          <w:rFonts w:ascii="Times New Roman" w:hAnsi="Times New Roman" w:cs="Times New Roman"/>
          <w:sz w:val="24"/>
          <w:szCs w:val="24"/>
        </w:rPr>
        <w:t>SE</w:t>
      </w:r>
      <w:r w:rsidRPr="00594C59">
        <w:rPr>
          <w:rFonts w:ascii="Times New Roman" w:hAnsi="Times New Roman" w:cs="Times New Roman"/>
          <w:sz w:val="24"/>
          <w:szCs w:val="24"/>
        </w:rPr>
        <w:t xml:space="preserve"> = 0.14, </w:t>
      </w:r>
      <w:r w:rsidRPr="00594C59">
        <w:rPr>
          <w:rStyle w:val="Emphasis"/>
          <w:rFonts w:ascii="Times New Roman" w:hAnsi="Times New Roman" w:cs="Times New Roman"/>
          <w:sz w:val="24"/>
          <w:szCs w:val="24"/>
        </w:rPr>
        <w:t>z</w:t>
      </w:r>
      <w:r w:rsidRPr="00594C59">
        <w:rPr>
          <w:rFonts w:ascii="Times New Roman" w:hAnsi="Times New Roman" w:cs="Times New Roman"/>
          <w:sz w:val="24"/>
          <w:szCs w:val="24"/>
        </w:rPr>
        <w:t xml:space="preserve"> = -0.49, </w:t>
      </w:r>
      <w:r w:rsidRPr="0050633B">
        <w:rPr>
          <w:rFonts w:ascii="Times New Roman" w:hAnsi="Times New Roman" w:cs="Times New Roman"/>
          <w:i/>
          <w:sz w:val="24"/>
          <w:szCs w:val="24"/>
        </w:rPr>
        <w:t>p</w:t>
      </w:r>
      <w:r w:rsidRPr="0050633B">
        <w:rPr>
          <w:rFonts w:ascii="Times New Roman" w:hAnsi="Times New Roman" w:cs="Times New Roman"/>
          <w:sz w:val="24"/>
          <w:szCs w:val="24"/>
        </w:rPr>
        <w:t xml:space="preserve"> &gt; </w:t>
      </w:r>
      <w:r w:rsidRPr="0050633B">
        <w:rPr>
          <w:rFonts w:ascii="Times New Roman" w:hAnsi="Times New Roman" w:cs="Times New Roman"/>
          <w:sz w:val="24"/>
          <w:szCs w:val="24"/>
        </w:rPr>
        <w:lastRenderedPageBreak/>
        <w:t>.05</w:t>
      </w:r>
      <w:r w:rsidRPr="00594C59">
        <w:rPr>
          <w:rFonts w:ascii="Times New Roman" w:hAnsi="Times New Roman" w:cs="Times New Roman"/>
          <w:sz w:val="24"/>
          <w:szCs w:val="24"/>
        </w:rPr>
        <w:t>). In contrast, trials in which participants remembered 2 contexts correctly differed from both 0-context trials (</w:t>
      </w:r>
      <w:r w:rsidRPr="00594C59">
        <w:rPr>
          <w:rStyle w:val="Emphasis"/>
          <w:rFonts w:ascii="Times New Roman" w:hAnsi="Times New Roman" w:cs="Times New Roman"/>
          <w:sz w:val="24"/>
          <w:szCs w:val="24"/>
        </w:rPr>
        <w:t>OR</w:t>
      </w:r>
      <w:r w:rsidRPr="00594C59">
        <w:rPr>
          <w:rFonts w:ascii="Times New Roman" w:hAnsi="Times New Roman" w:cs="Times New Roman"/>
          <w:sz w:val="24"/>
          <w:szCs w:val="24"/>
        </w:rPr>
        <w:t xml:space="preserve"> = 0.25, </w:t>
      </w:r>
      <w:r w:rsidRPr="00594C59">
        <w:rPr>
          <w:rStyle w:val="Emphasis"/>
          <w:rFonts w:ascii="Times New Roman" w:hAnsi="Times New Roman" w:cs="Times New Roman"/>
          <w:sz w:val="24"/>
          <w:szCs w:val="24"/>
        </w:rPr>
        <w:t>SE</w:t>
      </w:r>
      <w:r w:rsidRPr="00594C59">
        <w:rPr>
          <w:rFonts w:ascii="Times New Roman" w:hAnsi="Times New Roman" w:cs="Times New Roman"/>
          <w:sz w:val="24"/>
          <w:szCs w:val="24"/>
        </w:rPr>
        <w:t xml:space="preserve"> = 0.04, </w:t>
      </w:r>
      <w:r w:rsidRPr="00594C59">
        <w:rPr>
          <w:rStyle w:val="Emphasis"/>
          <w:rFonts w:ascii="Times New Roman" w:hAnsi="Times New Roman" w:cs="Times New Roman"/>
          <w:sz w:val="24"/>
          <w:szCs w:val="24"/>
        </w:rPr>
        <w:t>z</w:t>
      </w:r>
      <w:r w:rsidRPr="00594C59">
        <w:rPr>
          <w:rFonts w:ascii="Times New Roman" w:hAnsi="Times New Roman" w:cs="Times New Roman"/>
          <w:sz w:val="24"/>
          <w:szCs w:val="24"/>
        </w:rPr>
        <w:t xml:space="preserve"> = -8.80, </w:t>
      </w:r>
      <w:r w:rsidRPr="00594C59">
        <w:rPr>
          <w:rStyle w:val="Emphasis"/>
          <w:rFonts w:ascii="Times New Roman" w:hAnsi="Times New Roman" w:cs="Times New Roman"/>
          <w:sz w:val="24"/>
          <w:szCs w:val="24"/>
        </w:rPr>
        <w:t>p</w:t>
      </w:r>
      <w:r w:rsidRPr="00594C59">
        <w:rPr>
          <w:rFonts w:ascii="Times New Roman" w:hAnsi="Times New Roman" w:cs="Times New Roman"/>
          <w:sz w:val="24"/>
          <w:szCs w:val="24"/>
        </w:rPr>
        <w:t xml:space="preserve"> &lt; .001) and 1-context trials (</w:t>
      </w:r>
      <w:r w:rsidRPr="00594C59">
        <w:rPr>
          <w:rStyle w:val="Emphasis"/>
          <w:rFonts w:ascii="Times New Roman" w:hAnsi="Times New Roman" w:cs="Times New Roman"/>
          <w:sz w:val="24"/>
          <w:szCs w:val="24"/>
        </w:rPr>
        <w:t>OR</w:t>
      </w:r>
      <w:r w:rsidRPr="00594C59">
        <w:rPr>
          <w:rFonts w:ascii="Times New Roman" w:hAnsi="Times New Roman" w:cs="Times New Roman"/>
          <w:sz w:val="24"/>
          <w:szCs w:val="24"/>
        </w:rPr>
        <w:t xml:space="preserve"> = 0.27, </w:t>
      </w:r>
      <w:r w:rsidRPr="00594C59">
        <w:rPr>
          <w:rStyle w:val="Emphasis"/>
          <w:rFonts w:ascii="Times New Roman" w:hAnsi="Times New Roman" w:cs="Times New Roman"/>
          <w:sz w:val="24"/>
          <w:szCs w:val="24"/>
        </w:rPr>
        <w:t>SE</w:t>
      </w:r>
      <w:r w:rsidRPr="00594C59">
        <w:rPr>
          <w:rFonts w:ascii="Times New Roman" w:hAnsi="Times New Roman" w:cs="Times New Roman"/>
          <w:sz w:val="24"/>
          <w:szCs w:val="24"/>
        </w:rPr>
        <w:t xml:space="preserve"> = 0.03, </w:t>
      </w:r>
      <w:r w:rsidRPr="00594C59">
        <w:rPr>
          <w:rStyle w:val="Emphasis"/>
          <w:rFonts w:ascii="Times New Roman" w:hAnsi="Times New Roman" w:cs="Times New Roman"/>
          <w:sz w:val="24"/>
          <w:szCs w:val="24"/>
        </w:rPr>
        <w:t>z</w:t>
      </w:r>
      <w:r w:rsidRPr="00594C59">
        <w:rPr>
          <w:rFonts w:ascii="Times New Roman" w:hAnsi="Times New Roman" w:cs="Times New Roman"/>
          <w:sz w:val="24"/>
          <w:szCs w:val="24"/>
        </w:rPr>
        <w:t xml:space="preserve"> = -11.83, </w:t>
      </w:r>
      <w:r w:rsidRPr="00594C59">
        <w:rPr>
          <w:rStyle w:val="Emphasis"/>
          <w:rFonts w:ascii="Times New Roman" w:hAnsi="Times New Roman" w:cs="Times New Roman"/>
          <w:sz w:val="24"/>
          <w:szCs w:val="24"/>
        </w:rPr>
        <w:t>p</w:t>
      </w:r>
      <w:r w:rsidRPr="00594C59">
        <w:rPr>
          <w:rFonts w:ascii="Times New Roman" w:hAnsi="Times New Roman" w:cs="Times New Roman"/>
          <w:sz w:val="24"/>
          <w:szCs w:val="24"/>
        </w:rPr>
        <w:t xml:space="preserve"> &lt; .001)</w:t>
      </w:r>
      <w:r>
        <w:rPr>
          <w:rFonts w:ascii="Times New Roman" w:hAnsi="Times New Roman" w:cs="Times New Roman"/>
          <w:sz w:val="24"/>
          <w:szCs w:val="24"/>
        </w:rPr>
        <w:t xml:space="preserve"> (Figure</w:t>
      </w:r>
      <w:r w:rsidR="00911F82">
        <w:rPr>
          <w:rFonts w:ascii="Times New Roman" w:hAnsi="Times New Roman" w:cs="Times New Roman"/>
          <w:sz w:val="24"/>
          <w:szCs w:val="24"/>
        </w:rPr>
        <w:t xml:space="preserve"> 6</w:t>
      </w:r>
      <w:r>
        <w:rPr>
          <w:rFonts w:ascii="Times New Roman" w:hAnsi="Times New Roman" w:cs="Times New Roman"/>
          <w:sz w:val="24"/>
          <w:szCs w:val="24"/>
        </w:rPr>
        <w:t>)</w:t>
      </w:r>
      <w:r w:rsidRPr="00594C59">
        <w:rPr>
          <w:rFonts w:ascii="Times New Roman" w:hAnsi="Times New Roman" w:cs="Times New Roman"/>
          <w:sz w:val="24"/>
          <w:szCs w:val="24"/>
        </w:rPr>
        <w:t>.</w:t>
      </w:r>
    </w:p>
    <w:p w14:paraId="51509357" w14:textId="77777777" w:rsidR="00090888" w:rsidRDefault="00090888" w:rsidP="00090888">
      <w:pPr>
        <w:rPr>
          <w:rFonts w:ascii="Times New Roman" w:hAnsi="Times New Roman" w:cs="Times New Roman"/>
          <w:b/>
          <w:sz w:val="24"/>
          <w:szCs w:val="24"/>
          <w:lang w:val="en-CA"/>
        </w:rPr>
      </w:pPr>
    </w:p>
    <w:p w14:paraId="1B315E01" w14:textId="77777777" w:rsidR="00090888" w:rsidRDefault="00090888" w:rsidP="00090888">
      <w:pPr>
        <w:rPr>
          <w:rFonts w:ascii="Times New Roman" w:hAnsi="Times New Roman" w:cs="Times New Roman"/>
          <w:b/>
          <w:sz w:val="24"/>
          <w:szCs w:val="24"/>
        </w:rPr>
      </w:pPr>
      <w:r w:rsidRPr="0050633B">
        <w:rPr>
          <w:rFonts w:ascii="Times New Roman" w:hAnsi="Times New Roman" w:cs="Times New Roman"/>
          <w:b/>
          <w:sz w:val="24"/>
          <w:szCs w:val="24"/>
        </w:rPr>
        <w:t xml:space="preserve">Temporal </w:t>
      </w:r>
      <w:r>
        <w:rPr>
          <w:rFonts w:ascii="Times New Roman" w:hAnsi="Times New Roman" w:cs="Times New Roman"/>
          <w:b/>
          <w:sz w:val="24"/>
          <w:szCs w:val="24"/>
        </w:rPr>
        <w:t>distance judgment</w:t>
      </w:r>
    </w:p>
    <w:p w14:paraId="4FF00755" w14:textId="77777777" w:rsidR="00090888" w:rsidRDefault="00090888" w:rsidP="00090888">
      <w:pPr>
        <w:rPr>
          <w:rFonts w:ascii="Times New Roman" w:hAnsi="Times New Roman" w:cs="Times New Roman"/>
          <w:b/>
          <w:sz w:val="24"/>
          <w:szCs w:val="24"/>
          <w:lang w:val="en-CA"/>
        </w:rPr>
      </w:pPr>
    </w:p>
    <w:p w14:paraId="3E48F8F6" w14:textId="57F32BB0" w:rsidR="00394CDE" w:rsidRDefault="00090888" w:rsidP="00090888">
      <w:pPr>
        <w:pBdr>
          <w:top w:val="nil"/>
          <w:left w:val="nil"/>
          <w:bottom w:val="nil"/>
          <w:right w:val="nil"/>
          <w:between w:val="nil"/>
        </w:pBdr>
        <w:rPr>
          <w:rFonts w:ascii="Times New Roman" w:hAnsi="Times New Roman" w:cs="Times New Roman"/>
          <w:sz w:val="24"/>
          <w:szCs w:val="24"/>
          <w:lang w:eastAsia="zh-CN"/>
        </w:rPr>
      </w:pPr>
      <w:r w:rsidRPr="00BC52A6">
        <w:rPr>
          <w:rFonts w:ascii="Times New Roman" w:hAnsi="Times New Roman" w:cs="Times New Roman"/>
          <w:b/>
          <w:sz w:val="24"/>
          <w:szCs w:val="24"/>
        </w:rPr>
        <w:t xml:space="preserve">Effect of </w:t>
      </w:r>
      <w:r w:rsidRPr="002F56F1">
        <w:rPr>
          <w:rFonts w:ascii="Times New Roman" w:hAnsi="Times New Roman" w:cs="Times New Roman"/>
          <w:b/>
          <w:sz w:val="24"/>
          <w:szCs w:val="24"/>
        </w:rPr>
        <w:t xml:space="preserve">retrieved </w:t>
      </w:r>
      <w:r w:rsidRPr="00BC52A6">
        <w:rPr>
          <w:rFonts w:ascii="Times New Roman" w:hAnsi="Times New Roman" w:cs="Times New Roman"/>
          <w:b/>
          <w:sz w:val="24"/>
          <w:szCs w:val="24"/>
        </w:rPr>
        <w:t xml:space="preserve">boundary. </w:t>
      </w:r>
      <w:r w:rsidRPr="00BC52A6">
        <w:rPr>
          <w:rFonts w:ascii="Times New Roman" w:hAnsi="Times New Roman" w:cs="Times New Roman"/>
          <w:sz w:val="24"/>
          <w:szCs w:val="24"/>
          <w:lang w:val="en-CA"/>
        </w:rPr>
        <w:t xml:space="preserve">We found </w:t>
      </w:r>
      <w:r w:rsidRPr="00BC52A6">
        <w:rPr>
          <w:rFonts w:ascii="Times New Roman" w:hAnsi="Times New Roman" w:cs="Times New Roman"/>
          <w:sz w:val="24"/>
          <w:szCs w:val="24"/>
        </w:rPr>
        <w:t xml:space="preserve">a significant main effect of </w:t>
      </w:r>
      <w:r w:rsidR="00394CDE">
        <w:rPr>
          <w:rFonts w:ascii="Times New Roman" w:hAnsi="Times New Roman" w:cs="Times New Roman"/>
          <w:sz w:val="24"/>
          <w:szCs w:val="24"/>
        </w:rPr>
        <w:t>retrieved</w:t>
      </w:r>
      <w:r w:rsidRPr="00BC52A6">
        <w:rPr>
          <w:rFonts w:ascii="Times New Roman" w:hAnsi="Times New Roman" w:cs="Times New Roman"/>
          <w:sz w:val="24"/>
          <w:szCs w:val="24"/>
        </w:rPr>
        <w:t xml:space="preserve"> boundary on temporal distance judgments, </w:t>
      </w:r>
      <w:r w:rsidRPr="00BC52A6">
        <w:rPr>
          <w:rStyle w:val="Emphasis"/>
          <w:rFonts w:ascii="Times New Roman" w:hAnsi="Times New Roman" w:cs="Times New Roman"/>
          <w:sz w:val="24"/>
          <w:szCs w:val="24"/>
        </w:rPr>
        <w:t>F</w:t>
      </w:r>
      <w:r w:rsidRPr="00BC52A6">
        <w:rPr>
          <w:rFonts w:ascii="Times New Roman" w:hAnsi="Times New Roman" w:cs="Times New Roman"/>
          <w:sz w:val="24"/>
          <w:szCs w:val="24"/>
        </w:rPr>
        <w:t xml:space="preserve">(1, 5217.40) = 9.95, </w:t>
      </w:r>
      <w:r w:rsidRPr="00BC52A6">
        <w:rPr>
          <w:rStyle w:val="Emphasis"/>
          <w:rFonts w:ascii="Times New Roman" w:hAnsi="Times New Roman" w:cs="Times New Roman"/>
          <w:sz w:val="24"/>
          <w:szCs w:val="24"/>
        </w:rPr>
        <w:t>p</w:t>
      </w:r>
      <w:r w:rsidRPr="00BC52A6">
        <w:rPr>
          <w:rFonts w:ascii="Times New Roman" w:hAnsi="Times New Roman" w:cs="Times New Roman"/>
          <w:sz w:val="24"/>
          <w:szCs w:val="24"/>
        </w:rPr>
        <w:t xml:space="preserve"> = .002, partial η² = .0019. When participants judged pairs as </w:t>
      </w:r>
      <w:r w:rsidR="0033467C" w:rsidRPr="0046709C">
        <w:rPr>
          <w:rFonts w:ascii="Times New Roman" w:hAnsi="Times New Roman" w:cs="Times New Roman"/>
          <w:sz w:val="24"/>
          <w:szCs w:val="24"/>
        </w:rPr>
        <w:t>within-</w:t>
      </w:r>
      <w:r w:rsidR="0033467C">
        <w:rPr>
          <w:rFonts w:ascii="Times New Roman" w:hAnsi="Times New Roman" w:cs="Times New Roman" w:hint="eastAsia"/>
          <w:iCs/>
          <w:sz w:val="24"/>
          <w:szCs w:val="24"/>
          <w:lang w:eastAsia="zh-CN"/>
        </w:rPr>
        <w:t>event</w:t>
      </w:r>
      <w:r w:rsidRPr="00BC52A6">
        <w:rPr>
          <w:rFonts w:ascii="Times New Roman" w:hAnsi="Times New Roman" w:cs="Times New Roman"/>
          <w:sz w:val="24"/>
          <w:szCs w:val="24"/>
        </w:rPr>
        <w:t xml:space="preserve">, temporal distance ratings were lower than when they judged pairs as cross-boundary. The main effects of actual boundary, </w:t>
      </w:r>
      <w:r w:rsidRPr="00BC52A6">
        <w:rPr>
          <w:rStyle w:val="Emphasis"/>
          <w:rFonts w:ascii="Times New Roman" w:hAnsi="Times New Roman" w:cs="Times New Roman"/>
          <w:sz w:val="24"/>
          <w:szCs w:val="24"/>
        </w:rPr>
        <w:t>F</w:t>
      </w:r>
      <w:r w:rsidRPr="00BC52A6">
        <w:rPr>
          <w:rFonts w:ascii="Times New Roman" w:hAnsi="Times New Roman" w:cs="Times New Roman"/>
          <w:sz w:val="24"/>
          <w:szCs w:val="24"/>
        </w:rPr>
        <w:t xml:space="preserve">(1, 5213.50) = 1.44, </w:t>
      </w:r>
      <w:r w:rsidRPr="00BC52A6">
        <w:rPr>
          <w:rStyle w:val="Emphasis"/>
          <w:rFonts w:ascii="Times New Roman" w:hAnsi="Times New Roman" w:cs="Times New Roman"/>
          <w:sz w:val="24"/>
          <w:szCs w:val="24"/>
        </w:rPr>
        <w:t>p</w:t>
      </w:r>
      <w:r w:rsidRPr="00BC52A6">
        <w:rPr>
          <w:rFonts w:ascii="Times New Roman" w:hAnsi="Times New Roman" w:cs="Times New Roman"/>
          <w:sz w:val="24"/>
          <w:szCs w:val="24"/>
        </w:rPr>
        <w:t xml:space="preserve"> = .230, partial η² = .0003, and objective distance, </w:t>
      </w:r>
      <w:r w:rsidRPr="00BC52A6">
        <w:rPr>
          <w:rStyle w:val="Emphasis"/>
          <w:rFonts w:ascii="Times New Roman" w:hAnsi="Times New Roman" w:cs="Times New Roman"/>
          <w:sz w:val="24"/>
          <w:szCs w:val="24"/>
        </w:rPr>
        <w:t>F</w:t>
      </w:r>
      <w:r w:rsidRPr="00BC52A6">
        <w:rPr>
          <w:rFonts w:ascii="Times New Roman" w:hAnsi="Times New Roman" w:cs="Times New Roman"/>
          <w:sz w:val="24"/>
          <w:szCs w:val="24"/>
        </w:rPr>
        <w:t xml:space="preserve">(1, 5212.70) = 0.00, </w:t>
      </w:r>
      <w:r w:rsidRPr="0050633B">
        <w:rPr>
          <w:rFonts w:ascii="Times New Roman" w:hAnsi="Times New Roman" w:cs="Times New Roman"/>
          <w:i/>
          <w:sz w:val="24"/>
          <w:szCs w:val="24"/>
        </w:rPr>
        <w:t>p</w:t>
      </w:r>
      <w:r w:rsidRPr="0050633B">
        <w:rPr>
          <w:rFonts w:ascii="Times New Roman" w:hAnsi="Times New Roman" w:cs="Times New Roman"/>
          <w:sz w:val="24"/>
          <w:szCs w:val="24"/>
        </w:rPr>
        <w:t xml:space="preserve"> &gt; .05</w:t>
      </w:r>
      <w:r w:rsidRPr="00BC52A6">
        <w:rPr>
          <w:rFonts w:ascii="Times New Roman" w:hAnsi="Times New Roman" w:cs="Times New Roman"/>
          <w:sz w:val="24"/>
          <w:szCs w:val="24"/>
        </w:rPr>
        <w:t xml:space="preserve">, partial η² &lt; .0001, were not significant. Neither the interaction between </w:t>
      </w:r>
      <w:r w:rsidR="00394CDE">
        <w:rPr>
          <w:rFonts w:ascii="Times New Roman" w:hAnsi="Times New Roman" w:cs="Times New Roman"/>
          <w:sz w:val="24"/>
          <w:szCs w:val="24"/>
        </w:rPr>
        <w:t>retrieved</w:t>
      </w:r>
      <w:r w:rsidRPr="00BC52A6">
        <w:rPr>
          <w:rFonts w:ascii="Times New Roman" w:hAnsi="Times New Roman" w:cs="Times New Roman"/>
          <w:sz w:val="24"/>
          <w:szCs w:val="24"/>
        </w:rPr>
        <w:t xml:space="preserve"> boundary and actual boundary was not significant, </w:t>
      </w:r>
      <w:r w:rsidRPr="00BC52A6">
        <w:rPr>
          <w:rStyle w:val="Emphasis"/>
          <w:rFonts w:ascii="Times New Roman" w:hAnsi="Times New Roman" w:cs="Times New Roman"/>
          <w:sz w:val="24"/>
          <w:szCs w:val="24"/>
        </w:rPr>
        <w:t>F</w:t>
      </w:r>
      <w:r w:rsidRPr="00BC52A6">
        <w:rPr>
          <w:rFonts w:ascii="Times New Roman" w:hAnsi="Times New Roman" w:cs="Times New Roman"/>
          <w:sz w:val="24"/>
          <w:szCs w:val="24"/>
        </w:rPr>
        <w:t xml:space="preserve">(1, 5217.20) = 3.28, </w:t>
      </w:r>
      <w:r w:rsidRPr="0050633B">
        <w:rPr>
          <w:rFonts w:ascii="Times New Roman" w:hAnsi="Times New Roman" w:cs="Times New Roman"/>
          <w:i/>
          <w:sz w:val="24"/>
          <w:szCs w:val="24"/>
        </w:rPr>
        <w:t>p</w:t>
      </w:r>
      <w:r w:rsidRPr="0050633B">
        <w:rPr>
          <w:rFonts w:ascii="Times New Roman" w:hAnsi="Times New Roman" w:cs="Times New Roman"/>
          <w:sz w:val="24"/>
          <w:szCs w:val="24"/>
        </w:rPr>
        <w:t xml:space="preserve"> &gt; .05</w:t>
      </w:r>
      <w:r w:rsidRPr="00BC52A6">
        <w:rPr>
          <w:rFonts w:ascii="Times New Roman" w:hAnsi="Times New Roman" w:cs="Times New Roman"/>
          <w:sz w:val="24"/>
          <w:szCs w:val="24"/>
        </w:rPr>
        <w:t xml:space="preserve">, partial η² = .0006, nor the other interactions (all </w:t>
      </w:r>
      <w:r w:rsidRPr="00BC52A6">
        <w:rPr>
          <w:rStyle w:val="Emphasis"/>
          <w:rFonts w:ascii="Times New Roman" w:hAnsi="Times New Roman" w:cs="Times New Roman"/>
          <w:sz w:val="24"/>
          <w:szCs w:val="24"/>
        </w:rPr>
        <w:t>p</w:t>
      </w:r>
      <w:r w:rsidRPr="00BC52A6">
        <w:rPr>
          <w:rFonts w:ascii="Times New Roman" w:hAnsi="Times New Roman" w:cs="Times New Roman"/>
          <w:sz w:val="24"/>
          <w:szCs w:val="24"/>
        </w:rPr>
        <w:t xml:space="preserve">s ≥ .311; partial η²s ≤ .0002) (Figure </w:t>
      </w:r>
      <w:r>
        <w:rPr>
          <w:rFonts w:ascii="Times New Roman" w:hAnsi="Times New Roman" w:cs="Times New Roman"/>
          <w:sz w:val="24"/>
          <w:szCs w:val="24"/>
        </w:rPr>
        <w:t>5</w:t>
      </w:r>
      <w:r w:rsidRPr="00BC52A6">
        <w:rPr>
          <w:rFonts w:ascii="Times New Roman" w:hAnsi="Times New Roman" w:cs="Times New Roman"/>
          <w:sz w:val="24"/>
          <w:szCs w:val="24"/>
        </w:rPr>
        <w:t>B).</w:t>
      </w:r>
    </w:p>
    <w:p w14:paraId="3643A123" w14:textId="77777777" w:rsidR="00394CDE" w:rsidRDefault="00394CDE" w:rsidP="00090888">
      <w:pPr>
        <w:pBdr>
          <w:top w:val="nil"/>
          <w:left w:val="nil"/>
          <w:bottom w:val="nil"/>
          <w:right w:val="nil"/>
          <w:between w:val="nil"/>
        </w:pBdr>
        <w:rPr>
          <w:rFonts w:ascii="Times New Roman" w:hAnsi="Times New Roman" w:cs="Times New Roman"/>
          <w:sz w:val="24"/>
          <w:szCs w:val="24"/>
        </w:rPr>
      </w:pPr>
    </w:p>
    <w:p w14:paraId="6DC8FAF4" w14:textId="3CADDEB6" w:rsidR="00090888" w:rsidRDefault="00375EBF" w:rsidP="00090888">
      <w:pPr>
        <w:pBdr>
          <w:top w:val="nil"/>
          <w:left w:val="nil"/>
          <w:bottom w:val="nil"/>
          <w:right w:val="nil"/>
          <w:between w:val="nil"/>
        </w:pBdr>
        <w:rPr>
          <w:rFonts w:ascii="Times New Roman" w:hAnsi="Times New Roman" w:cs="Times New Roman"/>
          <w:sz w:val="24"/>
          <w:szCs w:val="24"/>
        </w:rPr>
      </w:pPr>
      <w:r>
        <w:rPr>
          <w:noProof/>
          <w:lang w:val="de-DE" w:eastAsia="de-DE" w:bidi="ar-SA"/>
          <w14:ligatures w14:val="standardContextual"/>
        </w:rPr>
        <mc:AlternateContent>
          <mc:Choice Requires="wps">
            <w:drawing>
              <wp:anchor distT="0" distB="0" distL="114300" distR="114300" simplePos="0" relativeHeight="251729920" behindDoc="0" locked="0" layoutInCell="1" allowOverlap="1" wp14:anchorId="726EB48E" wp14:editId="79A4C8AA">
                <wp:simplePos x="0" y="0"/>
                <wp:positionH relativeFrom="column">
                  <wp:posOffset>-92075</wp:posOffset>
                </wp:positionH>
                <wp:positionV relativeFrom="paragraph">
                  <wp:posOffset>154940</wp:posOffset>
                </wp:positionV>
                <wp:extent cx="2927985" cy="941070"/>
                <wp:effectExtent l="0" t="0" r="0" b="0"/>
                <wp:wrapNone/>
                <wp:docPr id="946628887" name="Text Box 3"/>
                <wp:cNvGraphicFramePr/>
                <a:graphic xmlns:a="http://schemas.openxmlformats.org/drawingml/2006/main">
                  <a:graphicData uri="http://schemas.microsoft.com/office/word/2010/wordprocessingShape">
                    <wps:wsp>
                      <wps:cNvSpPr txBox="1"/>
                      <wps:spPr>
                        <a:xfrm>
                          <a:off x="0" y="0"/>
                          <a:ext cx="2927985" cy="94107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60B6D83B" w14:textId="77777777" w:rsidR="00375EBF" w:rsidRDefault="00375EBF" w:rsidP="00375EBF">
                            <w:pPr>
                              <w:jc w:val="center"/>
                              <w:rPr>
                                <w:rFonts w:ascii="Times New Roman" w:hAnsi="Times New Roman" w:cs="Times New Roman"/>
                                <w:b/>
                                <w:bCs/>
                                <w:lang w:val="en-CA" w:eastAsia="zh-CN"/>
                              </w:rPr>
                            </w:pPr>
                            <w:r w:rsidRPr="00375EBF">
                              <w:rPr>
                                <w:rFonts w:ascii="Times New Roman" w:hAnsi="Times New Roman" w:cs="Times New Roman"/>
                                <w:b/>
                                <w:bCs/>
                                <w:lang w:val="en-CA"/>
                              </w:rPr>
                              <w:t>Effect of actual–retrieved boundary</w:t>
                            </w:r>
                            <w:r>
                              <w:rPr>
                                <w:rFonts w:ascii="Times New Roman" w:hAnsi="Times New Roman" w:cs="Times New Roman" w:hint="eastAsia"/>
                                <w:b/>
                                <w:bCs/>
                                <w:lang w:val="en-CA" w:eastAsia="zh-CN"/>
                              </w:rPr>
                              <w:t xml:space="preserve"> </w:t>
                            </w:r>
                            <w:r w:rsidRPr="00375EBF">
                              <w:rPr>
                                <w:rFonts w:ascii="Times New Roman" w:hAnsi="Times New Roman" w:cs="Times New Roman"/>
                                <w:b/>
                                <w:bCs/>
                                <w:lang w:val="en-CA"/>
                              </w:rPr>
                              <w:t xml:space="preserve">consistency on </w:t>
                            </w:r>
                          </w:p>
                          <w:p w14:paraId="16DB63BD" w14:textId="77777777" w:rsidR="00090888" w:rsidRPr="00090888" w:rsidRDefault="00090888" w:rsidP="00090888">
                            <w:pPr>
                              <w:jc w:val="center"/>
                              <w:rPr>
                                <w:rFonts w:ascii="Times New Roman" w:hAnsi="Times New Roman" w:cs="Times New Roman"/>
                                <w:b/>
                                <w:bCs/>
                                <w:lang w:val="en-CA"/>
                              </w:rPr>
                            </w:pPr>
                            <w:r w:rsidRPr="00090888">
                              <w:rPr>
                                <w:rFonts w:ascii="Times New Roman" w:hAnsi="Times New Roman" w:cs="Times New Roman"/>
                                <w:b/>
                                <w:bCs/>
                                <w:lang w:val="en-CA"/>
                              </w:rPr>
                              <w:t>Temporal Order Memory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26EB48E" id="_x0000_s1059" type="#_x0000_t202" style="position:absolute;margin-left:-7.25pt;margin-top:12.2pt;width:230.55pt;height:74.1pt;z-index:251729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" filled="f" stroked="f">
                <v:textbox>
                  <w:txbxContent>
                    <w:p w14:paraId="60B6D83B" w14:textId="77777777" w:rsidR="00375EBF" w:rsidRDefault="00375EBF" w:rsidP="00375EBF">
                      <w:pPr>
                        <w:jc w:val="center"/>
                        <w:rPr>
                          <w:rFonts w:ascii="Times New Roman" w:hAnsi="Times New Roman" w:cs="Times New Roman"/>
                          <w:b/>
                          <w:bCs/>
                          <w:lang w:val="en-CA" w:eastAsia="zh-CN"/>
                        </w:rPr>
                      </w:pPr>
                      <w:r w:rsidRPr="00375EBF">
                        <w:rPr>
                          <w:rFonts w:ascii="Times New Roman" w:hAnsi="Times New Roman" w:cs="Times New Roman"/>
                          <w:b/>
                          <w:bCs/>
                          <w:lang w:val="en-CA"/>
                        </w:rPr>
                        <w:t>Effect of actual–retrieved boundary</w:t>
                      </w:r>
                      <w:r>
                        <w:rPr>
                          <w:rFonts w:ascii="Times New Roman" w:hAnsi="Times New Roman" w:cs="Times New Roman" w:hint="eastAsia"/>
                          <w:b/>
                          <w:bCs/>
                          <w:lang w:val="en-CA" w:eastAsia="zh-CN"/>
                        </w:rPr>
                        <w:t xml:space="preserve"> </w:t>
                      </w:r>
                      <w:r w:rsidRPr="00375EBF">
                        <w:rPr>
                          <w:rFonts w:ascii="Times New Roman" w:hAnsi="Times New Roman" w:cs="Times New Roman"/>
                          <w:b/>
                          <w:bCs/>
                          <w:lang w:val="en-CA"/>
                        </w:rPr>
                        <w:t xml:space="preserve">consistency on </w:t>
                      </w:r>
                    </w:p>
                    <w:p w14:paraId="16DB63BD" w14:textId="77777777" w:rsidR="00090888" w:rsidRPr="00090888" w:rsidRDefault="00090888" w:rsidP="00090888">
                      <w:pPr>
                        <w:jc w:val="center"/>
                        <w:rPr>
                          <w:rFonts w:ascii="Times New Roman" w:hAnsi="Times New Roman" w:cs="Times New Roman"/>
                          <w:b/>
                          <w:bCs/>
                          <w:lang w:val="en-CA"/>
                        </w:rPr>
                      </w:pPr>
                      <w:r w:rsidRPr="00090888">
                        <w:rPr>
                          <w:rFonts w:ascii="Times New Roman" w:hAnsi="Times New Roman" w:cs="Times New Roman"/>
                          <w:b/>
                          <w:bCs/>
                          <w:lang w:val="en-CA"/>
                        </w:rPr>
                        <w:t>Temporal Order Memory</w:t>
                      </w:r>
                    </w:p>
                  </w:txbxContent>
                </v:textbox>
              </v:shape>
            </w:pict>
          </mc:Fallback>
        </mc:AlternateContent>
      </w:r>
      <w:r>
        <w:rPr>
          <w:noProof/>
          <w:lang w:val="de-DE" w:eastAsia="de-DE" w:bidi="ar-SA"/>
          <w14:ligatures w14:val="standardContextual"/>
        </w:rPr>
        <mc:AlternateContent>
          <mc:Choice Requires="wps">
            <w:drawing>
              <wp:anchor distT="0" distB="0" distL="114300" distR="114300" simplePos="0" relativeHeight="251734016" behindDoc="0" locked="0" layoutInCell="1" allowOverlap="1" wp14:anchorId="328B15B9" wp14:editId="7545B744">
                <wp:simplePos x="0" y="0"/>
                <wp:positionH relativeFrom="column">
                  <wp:posOffset>3288030</wp:posOffset>
                </wp:positionH>
                <wp:positionV relativeFrom="paragraph">
                  <wp:posOffset>136814</wp:posOffset>
                </wp:positionV>
                <wp:extent cx="2927985" cy="960120"/>
                <wp:effectExtent l="0" t="0" r="0" b="0"/>
                <wp:wrapNone/>
                <wp:docPr id="138786364" name="Text Box 3"/>
                <wp:cNvGraphicFramePr/>
                <a:graphic xmlns:a="http://schemas.openxmlformats.org/drawingml/2006/main">
                  <a:graphicData uri="http://schemas.microsoft.com/office/word/2010/wordprocessingShape">
                    <wps:wsp>
                      <wps:cNvSpPr txBox="1"/>
                      <wps:spPr>
                        <a:xfrm>
                          <a:off x="0" y="0"/>
                          <a:ext cx="2927985" cy="96012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C27399D" w14:textId="240789BD" w:rsidR="00375EBF" w:rsidRDefault="00375EBF" w:rsidP="00090888">
                            <w:pPr>
                              <w:jc w:val="center"/>
                              <w:rPr>
                                <w:rFonts w:ascii="Times New Roman" w:hAnsi="Times New Roman" w:cs="Times New Roman"/>
                                <w:b/>
                                <w:bCs/>
                                <w:lang w:val="en-CA" w:eastAsia="zh-CN"/>
                              </w:rPr>
                            </w:pPr>
                            <w:bookmarkStart w:id="44" w:name="OLE_LINK2"/>
                            <w:bookmarkStart w:id="45" w:name="OLE_LINK3"/>
                            <w:bookmarkStart w:id="46" w:name="_Hlk222437236"/>
                            <w:r w:rsidRPr="00375EBF">
                              <w:rPr>
                                <w:rFonts w:ascii="Times New Roman" w:hAnsi="Times New Roman" w:cs="Times New Roman"/>
                                <w:b/>
                                <w:bCs/>
                                <w:lang w:val="en-CA"/>
                              </w:rPr>
                              <w:t>Effect of actual–retrieved boundary</w:t>
                            </w:r>
                            <w:r>
                              <w:rPr>
                                <w:rFonts w:ascii="Times New Roman" w:hAnsi="Times New Roman" w:cs="Times New Roman" w:hint="eastAsia"/>
                                <w:b/>
                                <w:bCs/>
                                <w:lang w:val="en-CA" w:eastAsia="zh-CN"/>
                              </w:rPr>
                              <w:t xml:space="preserve"> </w:t>
                            </w:r>
                            <w:r w:rsidRPr="00375EBF">
                              <w:rPr>
                                <w:rFonts w:ascii="Times New Roman" w:hAnsi="Times New Roman" w:cs="Times New Roman"/>
                                <w:b/>
                                <w:bCs/>
                                <w:lang w:val="en-CA"/>
                              </w:rPr>
                              <w:t xml:space="preserve">consistency on </w:t>
                            </w:r>
                          </w:p>
                          <w:p w14:paraId="0479CFC3" w14:textId="76F750AB" w:rsidR="00090888" w:rsidRPr="00090888" w:rsidRDefault="00090888" w:rsidP="00090888">
                            <w:pPr>
                              <w:jc w:val="center"/>
                              <w:rPr>
                                <w:rFonts w:ascii="Times New Roman" w:hAnsi="Times New Roman" w:cs="Times New Roman"/>
                                <w:b/>
                                <w:bCs/>
                                <w:lang w:val="en-CA"/>
                              </w:rPr>
                            </w:pPr>
                            <w:r w:rsidRPr="00090888">
                              <w:rPr>
                                <w:rFonts w:ascii="Times New Roman" w:hAnsi="Times New Roman" w:cs="Times New Roman"/>
                                <w:b/>
                                <w:bCs/>
                                <w:lang w:val="en-CA"/>
                              </w:rPr>
                              <w:t xml:space="preserve">Temporal </w:t>
                            </w:r>
                            <w:r>
                              <w:rPr>
                                <w:rFonts w:ascii="Times New Roman" w:hAnsi="Times New Roman" w:cs="Times New Roman"/>
                                <w:b/>
                                <w:bCs/>
                                <w:lang w:val="en-CA"/>
                              </w:rPr>
                              <w:t>Distance</w:t>
                            </w:r>
                            <w:r w:rsidRPr="00090888">
                              <w:rPr>
                                <w:rFonts w:ascii="Times New Roman" w:hAnsi="Times New Roman" w:cs="Times New Roman"/>
                                <w:b/>
                                <w:bCs/>
                                <w:lang w:val="en-CA"/>
                              </w:rPr>
                              <w:t xml:space="preserve"> </w:t>
                            </w:r>
                            <w:r>
                              <w:rPr>
                                <w:rFonts w:ascii="Times New Roman" w:hAnsi="Times New Roman" w:cs="Times New Roman"/>
                                <w:b/>
                                <w:bCs/>
                                <w:lang w:val="en-CA"/>
                              </w:rPr>
                              <w:t>Judgment</w:t>
                            </w:r>
                            <w:bookmarkEnd w:id="44"/>
                            <w:bookmarkEnd w:id="45"/>
                            <w:bookmarkEnd w:id="46"/>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28B15B9" id="_x0000_s1060" type="#_x0000_t202" style="position:absolute;margin-left:258.9pt;margin-top:10.75pt;width:230.55pt;height:75.6pt;z-index:251734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" filled="f" stroked="f">
                <v:textbox>
                  <w:txbxContent>
                    <w:p w14:paraId="4C27399D" w14:textId="240789BD" w:rsidR="00375EBF" w:rsidRDefault="00375EBF" w:rsidP="00090888">
                      <w:pPr>
                        <w:jc w:val="center"/>
                        <w:rPr>
                          <w:rFonts w:ascii="Times New Roman" w:hAnsi="Times New Roman" w:cs="Times New Roman"/>
                          <w:b/>
                          <w:bCs/>
                          <w:lang w:val="en-CA" w:eastAsia="zh-CN"/>
                        </w:rPr>
                      </w:pPr>
                      <w:bookmarkStart w:id="47" w:name="OLE_LINK2"/>
                      <w:bookmarkStart w:id="48" w:name="OLE_LINK3"/>
                      <w:bookmarkStart w:id="49" w:name="_Hlk222437236"/>
                      <w:r w:rsidRPr="00375EBF">
                        <w:rPr>
                          <w:rFonts w:ascii="Times New Roman" w:hAnsi="Times New Roman" w:cs="Times New Roman"/>
                          <w:b/>
                          <w:bCs/>
                          <w:lang w:val="en-CA"/>
                        </w:rPr>
                        <w:t>Effect of actual–retrieved boundary</w:t>
                      </w:r>
                      <w:r>
                        <w:rPr>
                          <w:rFonts w:ascii="Times New Roman" w:hAnsi="Times New Roman" w:cs="Times New Roman" w:hint="eastAsia"/>
                          <w:b/>
                          <w:bCs/>
                          <w:lang w:val="en-CA" w:eastAsia="zh-CN"/>
                        </w:rPr>
                        <w:t xml:space="preserve"> </w:t>
                      </w:r>
                      <w:r w:rsidRPr="00375EBF">
                        <w:rPr>
                          <w:rFonts w:ascii="Times New Roman" w:hAnsi="Times New Roman" w:cs="Times New Roman"/>
                          <w:b/>
                          <w:bCs/>
                          <w:lang w:val="en-CA"/>
                        </w:rPr>
                        <w:t xml:space="preserve">consistency on </w:t>
                      </w:r>
                    </w:p>
                    <w:p w14:paraId="0479CFC3" w14:textId="76F750AB" w:rsidR="00090888" w:rsidRPr="00090888" w:rsidRDefault="00090888" w:rsidP="00090888">
                      <w:pPr>
                        <w:jc w:val="center"/>
                        <w:rPr>
                          <w:rFonts w:ascii="Times New Roman" w:hAnsi="Times New Roman" w:cs="Times New Roman"/>
                          <w:b/>
                          <w:bCs/>
                          <w:lang w:val="en-CA"/>
                        </w:rPr>
                      </w:pPr>
                      <w:r w:rsidRPr="00090888">
                        <w:rPr>
                          <w:rFonts w:ascii="Times New Roman" w:hAnsi="Times New Roman" w:cs="Times New Roman"/>
                          <w:b/>
                          <w:bCs/>
                          <w:lang w:val="en-CA"/>
                        </w:rPr>
                        <w:t xml:space="preserve">Temporal </w:t>
                      </w:r>
                      <w:r>
                        <w:rPr>
                          <w:rFonts w:ascii="Times New Roman" w:hAnsi="Times New Roman" w:cs="Times New Roman"/>
                          <w:b/>
                          <w:bCs/>
                          <w:lang w:val="en-CA"/>
                        </w:rPr>
                        <w:t>Distance</w:t>
                      </w:r>
                      <w:r w:rsidRPr="00090888">
                        <w:rPr>
                          <w:rFonts w:ascii="Times New Roman" w:hAnsi="Times New Roman" w:cs="Times New Roman"/>
                          <w:b/>
                          <w:bCs/>
                          <w:lang w:val="en-CA"/>
                        </w:rPr>
                        <w:t xml:space="preserve"> </w:t>
                      </w:r>
                      <w:r>
                        <w:rPr>
                          <w:rFonts w:ascii="Times New Roman" w:hAnsi="Times New Roman" w:cs="Times New Roman"/>
                          <w:b/>
                          <w:bCs/>
                          <w:lang w:val="en-CA"/>
                        </w:rPr>
                        <w:t>Judgment</w:t>
                      </w:r>
                      <w:bookmarkEnd w:id="47"/>
                      <w:bookmarkEnd w:id="48"/>
                      <w:bookmarkEnd w:id="49"/>
                    </w:p>
                  </w:txbxContent>
                </v:textbox>
              </v:shape>
            </w:pict>
          </mc:Fallback>
        </mc:AlternateContent>
      </w:r>
      <w:r w:rsidR="00090888">
        <w:rPr>
          <w:noProof/>
          <w:lang w:val="de-DE" w:eastAsia="de-DE" w:bidi="ar-SA"/>
          <w14:ligatures w14:val="standardContextual"/>
        </w:rPr>
        <mc:AlternateContent>
          <mc:Choice Requires="wps">
            <w:drawing>
              <wp:anchor distT="0" distB="0" distL="114300" distR="114300" simplePos="0" relativeHeight="251781120" behindDoc="0" locked="0" layoutInCell="1" allowOverlap="1" wp14:anchorId="72775952" wp14:editId="64D4CA02">
                <wp:simplePos x="0" y="0"/>
                <wp:positionH relativeFrom="column">
                  <wp:posOffset>3086100</wp:posOffset>
                </wp:positionH>
                <wp:positionV relativeFrom="paragraph">
                  <wp:posOffset>-70485</wp:posOffset>
                </wp:positionV>
                <wp:extent cx="339725" cy="376555"/>
                <wp:effectExtent l="0" t="0" r="0" b="0"/>
                <wp:wrapNone/>
                <wp:docPr id="959863625" name="Text Box 3"/>
                <wp:cNvGraphicFramePr/>
                <a:graphic xmlns:a="http://schemas.openxmlformats.org/drawingml/2006/main">
                  <a:graphicData uri="http://schemas.microsoft.com/office/word/2010/wordprocessingShape">
                    <wps:wsp>
                      <wps:cNvSpPr txBox="1"/>
                      <wps:spPr>
                        <a:xfrm>
                          <a:off x="0" y="0"/>
                          <a:ext cx="339725" cy="37655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68BB789" w14:textId="36A888BB" w:rsidR="00090888" w:rsidRPr="00394CDE" w:rsidRDefault="00090888" w:rsidP="00090888">
                            <w:pPr>
                              <w:jc w:val="center"/>
                              <w:rPr>
                                <w:rFonts w:ascii="Times New Roman" w:hAnsi="Times New Roman" w:cs="Times New Roman"/>
                                <w:b/>
                                <w:bCs/>
                                <w:lang w:val="en-CA"/>
                              </w:rPr>
                            </w:pPr>
                            <w:r>
                              <w:rPr>
                                <w:rFonts w:ascii="Times New Roman" w:hAnsi="Times New Roman" w:cs="Times New Roman"/>
                                <w:b/>
                                <w:bCs/>
                                <w:lang w:val="en-CA"/>
                              </w:rPr>
                              <w:t>B</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2775952" id="_x0000_s1061" type="#_x0000_t202" style="position:absolute;margin-left:243pt;margin-top:-5.55pt;width:26.75pt;height:29.65pt;z-index:251781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" filled="f" stroked="f">
                <v:textbox>
                  <w:txbxContent>
                    <w:p w14:paraId="468BB789" w14:textId="36A888BB" w:rsidR="00090888" w:rsidRPr="00394CDE" w:rsidRDefault="00090888" w:rsidP="00090888">
                      <w:pPr>
                        <w:jc w:val="center"/>
                        <w:rPr>
                          <w:rFonts w:ascii="Times New Roman" w:hAnsi="Times New Roman" w:cs="Times New Roman"/>
                          <w:b/>
                          <w:bCs/>
                          <w:lang w:val="en-CA"/>
                        </w:rPr>
                      </w:pPr>
                      <w:r>
                        <w:rPr>
                          <w:rFonts w:ascii="Times New Roman" w:hAnsi="Times New Roman" w:cs="Times New Roman"/>
                          <w:b/>
                          <w:bCs/>
                          <w:lang w:val="en-CA"/>
                        </w:rPr>
                        <w:t>B</w:t>
                      </w:r>
                    </w:p>
                  </w:txbxContent>
                </v:textbox>
              </v:shape>
            </w:pict>
          </mc:Fallback>
        </mc:AlternateContent>
      </w:r>
      <w:r w:rsidR="00090888">
        <w:rPr>
          <w:noProof/>
          <w:lang w:val="de-DE" w:eastAsia="de-DE" w:bidi="ar-SA"/>
          <w14:ligatures w14:val="standardContextual"/>
        </w:rPr>
        <mc:AlternateContent>
          <mc:Choice Requires="wps">
            <w:drawing>
              <wp:anchor distT="0" distB="0" distL="114300" distR="114300" simplePos="0" relativeHeight="251779072" behindDoc="0" locked="0" layoutInCell="1" allowOverlap="1" wp14:anchorId="694866F6" wp14:editId="4B96D223">
                <wp:simplePos x="0" y="0"/>
                <wp:positionH relativeFrom="column">
                  <wp:posOffset>-271145</wp:posOffset>
                </wp:positionH>
                <wp:positionV relativeFrom="paragraph">
                  <wp:posOffset>-76200</wp:posOffset>
                </wp:positionV>
                <wp:extent cx="339725" cy="376555"/>
                <wp:effectExtent l="0" t="0" r="0" b="0"/>
                <wp:wrapNone/>
                <wp:docPr id="318310333" name="Text Box 3"/>
                <wp:cNvGraphicFramePr/>
                <a:graphic xmlns:a="http://schemas.openxmlformats.org/drawingml/2006/main">
                  <a:graphicData uri="http://schemas.microsoft.com/office/word/2010/wordprocessingShape">
                    <wps:wsp>
                      <wps:cNvSpPr txBox="1"/>
                      <wps:spPr>
                        <a:xfrm>
                          <a:off x="0" y="0"/>
                          <a:ext cx="339725" cy="37655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798BA014" w14:textId="77777777" w:rsidR="00090888" w:rsidRPr="00394CDE" w:rsidRDefault="00090888" w:rsidP="00090888">
                            <w:pPr>
                              <w:jc w:val="center"/>
                              <w:rPr>
                                <w:rFonts w:ascii="Times New Roman" w:hAnsi="Times New Roman" w:cs="Times New Roman"/>
                                <w:b/>
                                <w:bCs/>
                                <w:lang w:val="en-CA"/>
                              </w:rPr>
                            </w:pPr>
                            <w:r w:rsidRPr="00394CDE">
                              <w:rPr>
                                <w:rFonts w:ascii="Times New Roman" w:hAnsi="Times New Roman" w:cs="Times New Roman"/>
                                <w:b/>
                                <w:bCs/>
                                <w:lang w:val="en-CA"/>
                              </w:rPr>
                              <w:t>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94866F6" id="_x0000_s1062" type="#_x0000_t202" style="position:absolute;margin-left:-21.35pt;margin-top:-6pt;width:26.75pt;height:29.65pt;z-index:251779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" filled="f" stroked="f">
                <v:textbox>
                  <w:txbxContent>
                    <w:p w14:paraId="798BA014" w14:textId="77777777" w:rsidR="00090888" w:rsidRPr="00394CDE" w:rsidRDefault="00090888" w:rsidP="00090888">
                      <w:pPr>
                        <w:jc w:val="center"/>
                        <w:rPr>
                          <w:rFonts w:ascii="Times New Roman" w:hAnsi="Times New Roman" w:cs="Times New Roman"/>
                          <w:b/>
                          <w:bCs/>
                          <w:lang w:val="en-CA"/>
                        </w:rPr>
                      </w:pPr>
                      <w:r w:rsidRPr="00394CDE">
                        <w:rPr>
                          <w:rFonts w:ascii="Times New Roman" w:hAnsi="Times New Roman" w:cs="Times New Roman"/>
                          <w:b/>
                          <w:bCs/>
                          <w:lang w:val="en-CA"/>
                        </w:rPr>
                        <w:t>A</w:t>
                      </w:r>
                    </w:p>
                  </w:txbxContent>
                </v:textbox>
              </v:shape>
            </w:pict>
          </mc:Fallback>
        </mc:AlternateContent>
      </w:r>
    </w:p>
    <w:p w14:paraId="6F90F9C9" w14:textId="63FF71C4" w:rsidR="00090888" w:rsidRDefault="00090888" w:rsidP="00090888">
      <w:pPr>
        <w:pBdr>
          <w:top w:val="nil"/>
          <w:left w:val="nil"/>
          <w:bottom w:val="nil"/>
          <w:right w:val="nil"/>
          <w:between w:val="nil"/>
        </w:pBdr>
        <w:rPr>
          <w:rFonts w:ascii="Times New Roman" w:hAnsi="Times New Roman" w:cs="Times New Roman"/>
          <w:sz w:val="24"/>
          <w:szCs w:val="24"/>
        </w:rPr>
      </w:pPr>
    </w:p>
    <w:p w14:paraId="29852D0C" w14:textId="53B02F29" w:rsidR="00090888" w:rsidRDefault="00090888" w:rsidP="00090888">
      <w:pPr>
        <w:pBdr>
          <w:top w:val="nil"/>
          <w:left w:val="nil"/>
          <w:bottom w:val="nil"/>
          <w:right w:val="nil"/>
          <w:between w:val="nil"/>
        </w:pBdr>
        <w:rPr>
          <w:rFonts w:ascii="Times New Roman" w:hAnsi="Times New Roman" w:cs="Times New Roman"/>
          <w:sz w:val="24"/>
          <w:szCs w:val="24"/>
        </w:rPr>
      </w:pPr>
    </w:p>
    <w:p w14:paraId="0A846E93" w14:textId="290E2CEF" w:rsidR="00090888" w:rsidRDefault="00394CDE" w:rsidP="00090888">
      <w:pPr>
        <w:pBdr>
          <w:top w:val="nil"/>
          <w:left w:val="nil"/>
          <w:bottom w:val="nil"/>
          <w:right w:val="nil"/>
          <w:between w:val="nil"/>
        </w:pBdr>
        <w:rPr>
          <w:rFonts w:ascii="Times New Roman" w:hAnsi="Times New Roman" w:cs="Times New Roman"/>
          <w:sz w:val="24"/>
          <w:szCs w:val="24"/>
        </w:rPr>
      </w:pPr>
      <w:r>
        <w:rPr>
          <w:noProof/>
          <w:lang w:val="de-DE" w:eastAsia="de-DE" w:bidi="ar-SA"/>
          <w14:ligatures w14:val="standardContextual"/>
        </w:rPr>
        <w:drawing>
          <wp:anchor distT="0" distB="0" distL="114300" distR="114300" simplePos="0" relativeHeight="251731968" behindDoc="1" locked="0" layoutInCell="1" allowOverlap="1" wp14:anchorId="1FDB5F85" wp14:editId="039DA5B2">
            <wp:simplePos x="0" y="0"/>
            <wp:positionH relativeFrom="column">
              <wp:posOffset>3357245</wp:posOffset>
            </wp:positionH>
            <wp:positionV relativeFrom="paragraph">
              <wp:posOffset>61595</wp:posOffset>
            </wp:positionV>
            <wp:extent cx="2965450" cy="2629535"/>
            <wp:effectExtent l="0" t="0" r="6350" b="0"/>
            <wp:wrapTight wrapText="bothSides">
              <wp:wrapPolygon edited="0">
                <wp:start x="0" y="0"/>
                <wp:lineTo x="0" y="21490"/>
                <wp:lineTo x="21554" y="21490"/>
                <wp:lineTo x="21554" y="0"/>
                <wp:lineTo x="0" y="0"/>
              </wp:wrapPolygon>
            </wp:wrapTight>
            <wp:docPr id="165368312" name="Picture 3" descr="A comparison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9961306" name="Picture 3" descr="A comparison of a graph&#10;&#10;AI-generated content may be incorrect."/>
                    <pic:cNvPicPr/>
                  </pic:nvPicPr>
                  <pic:blipFill rotWithShape="1">
                    <a:blip r:embed="rId17" cstate="print">
                      <a:extLst>
                        <a:ext uri="{28A0092B-C50C-407E-A947-70E740481C1C}">
                          <a14:useLocalDpi xmlns:a14="http://schemas.microsoft.com/office/drawing/2010/main" val="0"/>
                        </a:ext>
                      </a:extLst>
                    </a:blip>
                    <a:srcRect l="52042" t="23539" r="12297" b="8933"/>
                    <a:stretch>
                      <a:fillRect/>
                    </a:stretch>
                  </pic:blipFill>
                  <pic:spPr bwMode="auto">
                    <a:xfrm>
                      <a:off x="0" y="0"/>
                      <a:ext cx="2965450" cy="262953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noProof/>
          <w:lang w:val="de-DE" w:eastAsia="de-DE" w:bidi="ar-SA"/>
          <w14:ligatures w14:val="standardContextual"/>
        </w:rPr>
        <mc:AlternateContent>
          <mc:Choice Requires="wps">
            <w:drawing>
              <wp:anchor distT="0" distB="0" distL="114300" distR="114300" simplePos="0" relativeHeight="251752448" behindDoc="0" locked="0" layoutInCell="1" allowOverlap="1" wp14:anchorId="6C6468EC" wp14:editId="2327B262">
                <wp:simplePos x="0" y="0"/>
                <wp:positionH relativeFrom="column">
                  <wp:posOffset>2909690</wp:posOffset>
                </wp:positionH>
                <wp:positionV relativeFrom="paragraph">
                  <wp:posOffset>4737</wp:posOffset>
                </wp:positionV>
                <wp:extent cx="347980" cy="2133600"/>
                <wp:effectExtent l="0" t="0" r="0" b="0"/>
                <wp:wrapNone/>
                <wp:docPr id="1303174353" name="Text Box 5"/>
                <wp:cNvGraphicFramePr/>
                <a:graphic xmlns:a="http://schemas.openxmlformats.org/drawingml/2006/main">
                  <a:graphicData uri="http://schemas.microsoft.com/office/word/2010/wordprocessingShape">
                    <wps:wsp>
                      <wps:cNvSpPr txBox="1"/>
                      <wps:spPr>
                        <a:xfrm rot="10800000">
                          <a:off x="0" y="0"/>
                          <a:ext cx="347980" cy="213360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1B5026FD" w14:textId="77777777" w:rsidR="00090888" w:rsidRPr="00090888" w:rsidRDefault="00090888" w:rsidP="00090888">
                            <w:pPr>
                              <w:rPr>
                                <w:rFonts w:ascii="Times New Roman" w:hAnsi="Times New Roman" w:cs="Times New Roman"/>
                                <w:lang w:val="en-CA"/>
                              </w:rPr>
                            </w:pPr>
                            <w:r w:rsidRPr="00090888">
                              <w:rPr>
                                <w:rFonts w:ascii="Times New Roman" w:hAnsi="Times New Roman" w:cs="Times New Roman"/>
                                <w:lang w:val="en-CA"/>
                              </w:rPr>
                              <w:t xml:space="preserve">Temporal </w:t>
                            </w:r>
                            <w:r>
                              <w:rPr>
                                <w:rFonts w:ascii="Times New Roman" w:hAnsi="Times New Roman" w:cs="Times New Roman"/>
                                <w:lang w:val="en-CA"/>
                              </w:rPr>
                              <w:t>Distance Rating</w:t>
                            </w:r>
                          </w:p>
                        </w:txbxContent>
                      </wps:txbx>
                      <wps:bodyPr rot="0" spcFirstLastPara="0" vertOverflow="overflow" horzOverflow="overflow" vert="eaVert"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C6468EC" id="_x0000_s1063" type="#_x0000_t202" style="position:absolute;margin-left:229.1pt;margin-top:.35pt;width:27.4pt;height:168pt;rotation:180;z-index:25175244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" filled="f" stroked="f">
                <v:textbox style="layout-flow:vertical-ideographic">
                  <w:txbxContent>
                    <w:p w14:paraId="1B5026FD" w14:textId="77777777" w:rsidR="00090888" w:rsidRPr="00090888" w:rsidRDefault="00090888" w:rsidP="00090888">
                      <w:pPr>
                        <w:rPr>
                          <w:rFonts w:ascii="Times New Roman" w:hAnsi="Times New Roman" w:cs="Times New Roman"/>
                          <w:lang w:val="en-CA"/>
                        </w:rPr>
                      </w:pPr>
                      <w:r w:rsidRPr="00090888">
                        <w:rPr>
                          <w:rFonts w:ascii="Times New Roman" w:hAnsi="Times New Roman" w:cs="Times New Roman"/>
                          <w:lang w:val="en-CA"/>
                        </w:rPr>
                        <w:t xml:space="preserve">Temporal </w:t>
                      </w:r>
                      <w:r>
                        <w:rPr>
                          <w:rFonts w:ascii="Times New Roman" w:hAnsi="Times New Roman" w:cs="Times New Roman"/>
                          <w:lang w:val="en-CA"/>
                        </w:rPr>
                        <w:t>Distance Rating</w:t>
                      </w:r>
                    </w:p>
                  </w:txbxContent>
                </v:textbox>
              </v:shape>
            </w:pict>
          </mc:Fallback>
        </mc:AlternateContent>
      </w:r>
      <w:r w:rsidR="00090888">
        <w:rPr>
          <w:noProof/>
          <w:lang w:val="de-DE" w:eastAsia="de-DE" w:bidi="ar-SA"/>
          <w14:ligatures w14:val="standardContextual"/>
        </w:rPr>
        <w:drawing>
          <wp:anchor distT="0" distB="0" distL="114300" distR="114300" simplePos="0" relativeHeight="251674624" behindDoc="1" locked="0" layoutInCell="1" allowOverlap="1" wp14:anchorId="558BECE5" wp14:editId="7B0C6A4A">
            <wp:simplePos x="0" y="0"/>
            <wp:positionH relativeFrom="column">
              <wp:posOffset>49530</wp:posOffset>
            </wp:positionH>
            <wp:positionV relativeFrom="paragraph">
              <wp:posOffset>9525</wp:posOffset>
            </wp:positionV>
            <wp:extent cx="2856865" cy="2654935"/>
            <wp:effectExtent l="0" t="0" r="635" b="0"/>
            <wp:wrapTight wrapText="bothSides">
              <wp:wrapPolygon edited="0">
                <wp:start x="0" y="0"/>
                <wp:lineTo x="0" y="21492"/>
                <wp:lineTo x="21509" y="21492"/>
                <wp:lineTo x="21509" y="0"/>
                <wp:lineTo x="0" y="0"/>
              </wp:wrapPolygon>
            </wp:wrapTight>
            <wp:docPr id="480206958" name="Picture 3" descr="A comparison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9961306" name="Picture 3" descr="A comparison of a graph&#10;&#10;AI-generated content may be incorrect."/>
                    <pic:cNvPicPr/>
                  </pic:nvPicPr>
                  <pic:blipFill rotWithShape="1">
                    <a:blip r:embed="rId17" cstate="print">
                      <a:extLst>
                        <a:ext uri="{28A0092B-C50C-407E-A947-70E740481C1C}">
                          <a14:useLocalDpi xmlns:a14="http://schemas.microsoft.com/office/drawing/2010/main" val="0"/>
                        </a:ext>
                      </a:extLst>
                    </a:blip>
                    <a:srcRect l="6082" t="22914" r="59568" b="8936"/>
                    <a:stretch>
                      <a:fillRect/>
                    </a:stretch>
                  </pic:blipFill>
                  <pic:spPr bwMode="auto">
                    <a:xfrm>
                      <a:off x="0" y="0"/>
                      <a:ext cx="2856865" cy="265493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37565C63" w14:textId="2B4C8BBF" w:rsidR="00090888" w:rsidRDefault="00090888" w:rsidP="00090888">
      <w:pPr>
        <w:pBdr>
          <w:top w:val="nil"/>
          <w:left w:val="nil"/>
          <w:bottom w:val="nil"/>
          <w:right w:val="nil"/>
          <w:between w:val="nil"/>
        </w:pBdr>
        <w:rPr>
          <w:rFonts w:ascii="Times New Roman" w:hAnsi="Times New Roman" w:cs="Times New Roman"/>
          <w:sz w:val="24"/>
          <w:szCs w:val="24"/>
        </w:rPr>
      </w:pPr>
    </w:p>
    <w:p w14:paraId="75E2D1FD" w14:textId="24A60CBB" w:rsidR="00090888" w:rsidRDefault="00090888" w:rsidP="00090888">
      <w:pPr>
        <w:pBdr>
          <w:top w:val="nil"/>
          <w:left w:val="nil"/>
          <w:bottom w:val="nil"/>
          <w:right w:val="nil"/>
          <w:between w:val="nil"/>
        </w:pBdr>
        <w:rPr>
          <w:rFonts w:ascii="Times New Roman" w:hAnsi="Times New Roman" w:cs="Times New Roman"/>
          <w:sz w:val="24"/>
          <w:szCs w:val="24"/>
        </w:rPr>
      </w:pPr>
      <w:r>
        <w:rPr>
          <w:noProof/>
          <w:lang w:val="de-DE" w:eastAsia="de-DE" w:bidi="ar-SA"/>
          <w14:ligatures w14:val="standardContextual"/>
        </w:rPr>
        <mc:AlternateContent>
          <mc:Choice Requires="wps">
            <w:drawing>
              <wp:anchor distT="0" distB="0" distL="114300" distR="114300" simplePos="0" relativeHeight="251758592" behindDoc="0" locked="0" layoutInCell="1" allowOverlap="1" wp14:anchorId="52AF2A9B" wp14:editId="0CD40BBA">
                <wp:simplePos x="0" y="0"/>
                <wp:positionH relativeFrom="column">
                  <wp:posOffset>5606415</wp:posOffset>
                </wp:positionH>
                <wp:positionV relativeFrom="paragraph">
                  <wp:posOffset>26670</wp:posOffset>
                </wp:positionV>
                <wp:extent cx="1240790" cy="271780"/>
                <wp:effectExtent l="0" t="0" r="0" b="0"/>
                <wp:wrapNone/>
                <wp:docPr id="1315476149" name="Text Box 3"/>
                <wp:cNvGraphicFramePr/>
                <a:graphic xmlns:a="http://schemas.openxmlformats.org/drawingml/2006/main">
                  <a:graphicData uri="http://schemas.microsoft.com/office/word/2010/wordprocessingShape">
                    <wps:wsp>
                      <wps:cNvSpPr txBox="1"/>
                      <wps:spPr>
                        <a:xfrm>
                          <a:off x="0" y="0"/>
                          <a:ext cx="1240790" cy="27178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1945DE0E" w14:textId="614C2BE1" w:rsidR="00090888" w:rsidRPr="00394CDE" w:rsidRDefault="00090888" w:rsidP="00090888">
                            <w:pPr>
                              <w:jc w:val="center"/>
                              <w:rPr>
                                <w:rFonts w:ascii="Times New Roman" w:hAnsi="Times New Roman" w:cs="Times New Roman"/>
                                <w:b/>
                                <w:bCs/>
                                <w:sz w:val="16"/>
                                <w:szCs w:val="16"/>
                                <w:lang w:val="en-CA"/>
                              </w:rPr>
                            </w:pPr>
                            <w:r w:rsidRPr="00394CDE">
                              <w:rPr>
                                <w:rFonts w:ascii="Times New Roman" w:hAnsi="Times New Roman" w:cs="Times New Roman"/>
                                <w:b/>
                                <w:bCs/>
                                <w:sz w:val="16"/>
                                <w:szCs w:val="16"/>
                                <w:lang w:val="en-CA"/>
                              </w:rPr>
                              <w:t>Retrieved Boundary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2AF2A9B" id="_x0000_s1064" type="#_x0000_t202" style="position:absolute;margin-left:441.45pt;margin-top:2.1pt;width:97.7pt;height:21.4pt;z-index:251758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" filled="f" stroked="f">
                <v:textbox>
                  <w:txbxContent>
                    <w:p w14:paraId="1945DE0E" w14:textId="614C2BE1" w:rsidR="00090888" w:rsidRPr="00394CDE" w:rsidRDefault="00090888" w:rsidP="00090888">
                      <w:pPr>
                        <w:jc w:val="center"/>
                        <w:rPr>
                          <w:rFonts w:ascii="Times New Roman" w:hAnsi="Times New Roman" w:cs="Times New Roman"/>
                          <w:b/>
                          <w:bCs/>
                          <w:sz w:val="16"/>
                          <w:szCs w:val="16"/>
                          <w:lang w:val="en-CA"/>
                        </w:rPr>
                      </w:pPr>
                      <w:r w:rsidRPr="00394CDE">
                        <w:rPr>
                          <w:rFonts w:ascii="Times New Roman" w:hAnsi="Times New Roman" w:cs="Times New Roman"/>
                          <w:b/>
                          <w:bCs/>
                          <w:sz w:val="16"/>
                          <w:szCs w:val="16"/>
                          <w:lang w:val="en-CA"/>
                        </w:rPr>
                        <w:t>Retrieved Boundary</w:t>
                      </w:r>
                    </w:p>
                  </w:txbxContent>
                </v:textbox>
              </v:shape>
            </w:pict>
          </mc:Fallback>
        </mc:AlternateContent>
      </w:r>
      <w:r>
        <w:rPr>
          <w:noProof/>
          <w:lang w:val="de-DE" w:eastAsia="de-DE" w:bidi="ar-SA"/>
          <w14:ligatures w14:val="standardContextual"/>
        </w:rPr>
        <w:drawing>
          <wp:anchor distT="0" distB="0" distL="114300" distR="114300" simplePos="0" relativeHeight="251744256" behindDoc="1" locked="0" layoutInCell="1" allowOverlap="1" wp14:anchorId="0CE9FEBC" wp14:editId="3C963816">
            <wp:simplePos x="0" y="0"/>
            <wp:positionH relativeFrom="column">
              <wp:posOffset>5747204</wp:posOffset>
            </wp:positionH>
            <wp:positionV relativeFrom="paragraph">
              <wp:posOffset>184150</wp:posOffset>
            </wp:positionV>
            <wp:extent cx="244475" cy="530860"/>
            <wp:effectExtent l="0" t="0" r="0" b="2540"/>
            <wp:wrapTight wrapText="bothSides">
              <wp:wrapPolygon edited="0">
                <wp:start x="0" y="0"/>
                <wp:lineTo x="0" y="21187"/>
                <wp:lineTo x="20197" y="21187"/>
                <wp:lineTo x="20197" y="0"/>
                <wp:lineTo x="0" y="0"/>
              </wp:wrapPolygon>
            </wp:wrapTight>
            <wp:docPr id="249296046" name="Picture 3" descr="A comparison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9961306" name="Picture 3" descr="A comparison of a graph&#10;&#10;AI-generated content may be incorrect."/>
                    <pic:cNvPicPr/>
                  </pic:nvPicPr>
                  <pic:blipFill rotWithShape="1">
                    <a:blip r:embed="rId17" cstate="print">
                      <a:extLst>
                        <a:ext uri="{28A0092B-C50C-407E-A947-70E740481C1C}">
                          <a14:useLocalDpi xmlns:a14="http://schemas.microsoft.com/office/drawing/2010/main" val="0"/>
                        </a:ext>
                      </a:extLst>
                    </a:blip>
                    <a:srcRect l="90190" t="54558" r="7862" b="36425"/>
                    <a:stretch>
                      <a:fillRect/>
                    </a:stretch>
                  </pic:blipFill>
                  <pic:spPr bwMode="auto">
                    <a:xfrm>
                      <a:off x="0" y="0"/>
                      <a:ext cx="244475" cy="53086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noProof/>
          <w:lang w:val="de-DE" w:eastAsia="de-DE" w:bidi="ar-SA"/>
          <w14:ligatures w14:val="standardContextual"/>
        </w:rPr>
        <mc:AlternateContent>
          <mc:Choice Requires="wps">
            <w:drawing>
              <wp:anchor distT="0" distB="0" distL="114300" distR="114300" simplePos="0" relativeHeight="251750400" behindDoc="0" locked="0" layoutInCell="1" allowOverlap="1" wp14:anchorId="5F2EF2DD" wp14:editId="36FF19AF">
                <wp:simplePos x="0" y="0"/>
                <wp:positionH relativeFrom="column">
                  <wp:posOffset>-297876</wp:posOffset>
                </wp:positionH>
                <wp:positionV relativeFrom="paragraph">
                  <wp:posOffset>192596</wp:posOffset>
                </wp:positionV>
                <wp:extent cx="347980" cy="1642745"/>
                <wp:effectExtent l="0" t="0" r="0" b="0"/>
                <wp:wrapNone/>
                <wp:docPr id="2010439754" name="Text Box 5"/>
                <wp:cNvGraphicFramePr/>
                <a:graphic xmlns:a="http://schemas.openxmlformats.org/drawingml/2006/main">
                  <a:graphicData uri="http://schemas.microsoft.com/office/word/2010/wordprocessingShape">
                    <wps:wsp>
                      <wps:cNvSpPr txBox="1"/>
                      <wps:spPr>
                        <a:xfrm rot="10800000">
                          <a:off x="0" y="0"/>
                          <a:ext cx="347980" cy="164274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7C3FC007" w14:textId="77777777" w:rsidR="00090888" w:rsidRPr="00090888" w:rsidRDefault="00090888" w:rsidP="00090888">
                            <w:pPr>
                              <w:rPr>
                                <w:rFonts w:ascii="Times New Roman" w:hAnsi="Times New Roman" w:cs="Times New Roman"/>
                                <w:lang w:val="en-CA"/>
                              </w:rPr>
                            </w:pPr>
                            <w:r w:rsidRPr="00090888">
                              <w:rPr>
                                <w:rFonts w:ascii="Times New Roman" w:hAnsi="Times New Roman" w:cs="Times New Roman"/>
                                <w:lang w:val="en-CA"/>
                              </w:rPr>
                              <w:t>Temporal Order Accuracy</w:t>
                            </w:r>
                          </w:p>
                        </w:txbxContent>
                      </wps:txbx>
                      <wps:bodyPr rot="0" spcFirstLastPara="0" vertOverflow="overflow" horzOverflow="overflow" vert="eaVert"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F2EF2DD" id="_x0000_s1065" type="#_x0000_t202" style="position:absolute;margin-left:-23.45pt;margin-top:15.15pt;width:27.4pt;height:129.35pt;rotation:180;z-index:25175040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" filled="f" stroked="f">
                <v:textbox style="layout-flow:vertical-ideographic">
                  <w:txbxContent>
                    <w:p w14:paraId="7C3FC007" w14:textId="77777777" w:rsidR="00090888" w:rsidRPr="00090888" w:rsidRDefault="00090888" w:rsidP="00090888">
                      <w:pPr>
                        <w:rPr>
                          <w:rFonts w:ascii="Times New Roman" w:hAnsi="Times New Roman" w:cs="Times New Roman"/>
                          <w:lang w:val="en-CA"/>
                        </w:rPr>
                      </w:pPr>
                      <w:r w:rsidRPr="00090888">
                        <w:rPr>
                          <w:rFonts w:ascii="Times New Roman" w:hAnsi="Times New Roman" w:cs="Times New Roman"/>
                          <w:lang w:val="en-CA"/>
                        </w:rPr>
                        <w:t>Temporal Order Accuracy</w:t>
                      </w:r>
                    </w:p>
                  </w:txbxContent>
                </v:textbox>
              </v:shape>
            </w:pict>
          </mc:Fallback>
        </mc:AlternateContent>
      </w:r>
    </w:p>
    <w:p w14:paraId="7D6A4862" w14:textId="774034A3" w:rsidR="00090888" w:rsidRDefault="00090888" w:rsidP="00090888">
      <w:pPr>
        <w:pBdr>
          <w:top w:val="nil"/>
          <w:left w:val="nil"/>
          <w:bottom w:val="nil"/>
          <w:right w:val="nil"/>
          <w:between w:val="nil"/>
        </w:pBdr>
        <w:rPr>
          <w:rFonts w:ascii="Times New Roman" w:hAnsi="Times New Roman" w:cs="Times New Roman"/>
          <w:sz w:val="24"/>
          <w:szCs w:val="24"/>
        </w:rPr>
      </w:pPr>
      <w:r>
        <w:rPr>
          <w:noProof/>
          <w:lang w:val="de-DE" w:eastAsia="de-DE" w:bidi="ar-SA"/>
          <w14:ligatures w14:val="standardContextual"/>
        </w:rPr>
        <mc:AlternateContent>
          <mc:Choice Requires="wps">
            <w:drawing>
              <wp:anchor distT="0" distB="0" distL="114300" distR="114300" simplePos="0" relativeHeight="251756544" behindDoc="0" locked="0" layoutInCell="1" allowOverlap="1" wp14:anchorId="366DA46F" wp14:editId="13D3E88D">
                <wp:simplePos x="0" y="0"/>
                <wp:positionH relativeFrom="column">
                  <wp:posOffset>5715044</wp:posOffset>
                </wp:positionH>
                <wp:positionV relativeFrom="paragraph">
                  <wp:posOffset>187960</wp:posOffset>
                </wp:positionV>
                <wp:extent cx="1240790" cy="271780"/>
                <wp:effectExtent l="0" t="0" r="0" b="0"/>
                <wp:wrapNone/>
                <wp:docPr id="688889820" name="Text Box 3"/>
                <wp:cNvGraphicFramePr/>
                <a:graphic xmlns:a="http://schemas.openxmlformats.org/drawingml/2006/main">
                  <a:graphicData uri="http://schemas.microsoft.com/office/word/2010/wordprocessingShape">
                    <wps:wsp>
                      <wps:cNvSpPr txBox="1"/>
                      <wps:spPr>
                        <a:xfrm>
                          <a:off x="0" y="0"/>
                          <a:ext cx="1240790" cy="27178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7AA8FC37" w14:textId="684EF6F2" w:rsidR="00090888" w:rsidRPr="00394CDE" w:rsidRDefault="00090888" w:rsidP="00090888">
                            <w:pPr>
                              <w:jc w:val="center"/>
                              <w:rPr>
                                <w:rFonts w:ascii="Times New Roman" w:hAnsi="Times New Roman" w:cs="Times New Roman"/>
                                <w:i/>
                                <w:iCs/>
                                <w:sz w:val="16"/>
                                <w:szCs w:val="16"/>
                                <w:lang w:val="en-CA"/>
                              </w:rPr>
                            </w:pPr>
                            <w:r w:rsidRPr="00394CDE">
                              <w:rPr>
                                <w:rFonts w:ascii="Times New Roman" w:hAnsi="Times New Roman" w:cs="Times New Roman"/>
                                <w:i/>
                                <w:iCs/>
                                <w:sz w:val="16"/>
                                <w:szCs w:val="16"/>
                                <w:lang w:val="en-CA"/>
                              </w:rPr>
                              <w:t>Retrieved Cross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66DA46F" id="_x0000_s1066" type="#_x0000_t202" style="position:absolute;margin-left:450pt;margin-top:14.8pt;width:97.7pt;height:21.4pt;z-index:251756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" filled="f" stroked="f">
                <v:textbox>
                  <w:txbxContent>
                    <w:p w14:paraId="7AA8FC37" w14:textId="684EF6F2" w:rsidR="00090888" w:rsidRPr="00394CDE" w:rsidRDefault="00090888" w:rsidP="00090888">
                      <w:pPr>
                        <w:jc w:val="center"/>
                        <w:rPr>
                          <w:rFonts w:ascii="Times New Roman" w:hAnsi="Times New Roman" w:cs="Times New Roman"/>
                          <w:i/>
                          <w:iCs/>
                          <w:sz w:val="16"/>
                          <w:szCs w:val="16"/>
                          <w:lang w:val="en-CA"/>
                        </w:rPr>
                      </w:pPr>
                      <w:r w:rsidRPr="00394CDE">
                        <w:rPr>
                          <w:rFonts w:ascii="Times New Roman" w:hAnsi="Times New Roman" w:cs="Times New Roman"/>
                          <w:i/>
                          <w:iCs/>
                          <w:sz w:val="16"/>
                          <w:szCs w:val="16"/>
                          <w:lang w:val="en-CA"/>
                        </w:rPr>
                        <w:t>Retrieved Cross</w:t>
                      </w:r>
                    </w:p>
                  </w:txbxContent>
                </v:textbox>
              </v:shape>
            </w:pict>
          </mc:Fallback>
        </mc:AlternateContent>
      </w:r>
      <w:r>
        <w:rPr>
          <w:noProof/>
          <w:lang w:val="de-DE" w:eastAsia="de-DE" w:bidi="ar-SA"/>
          <w14:ligatures w14:val="standardContextual"/>
        </w:rPr>
        <mc:AlternateContent>
          <mc:Choice Requires="wps">
            <w:drawing>
              <wp:anchor distT="0" distB="0" distL="114300" distR="114300" simplePos="0" relativeHeight="251754496" behindDoc="0" locked="0" layoutInCell="1" allowOverlap="1" wp14:anchorId="53624E89" wp14:editId="167C161D">
                <wp:simplePos x="0" y="0"/>
                <wp:positionH relativeFrom="column">
                  <wp:posOffset>5739130</wp:posOffset>
                </wp:positionH>
                <wp:positionV relativeFrom="paragraph">
                  <wp:posOffset>18415</wp:posOffset>
                </wp:positionV>
                <wp:extent cx="1240790" cy="271780"/>
                <wp:effectExtent l="0" t="0" r="0" b="0"/>
                <wp:wrapNone/>
                <wp:docPr id="1294267613" name="Text Box 3"/>
                <wp:cNvGraphicFramePr/>
                <a:graphic xmlns:a="http://schemas.openxmlformats.org/drawingml/2006/main">
                  <a:graphicData uri="http://schemas.microsoft.com/office/word/2010/wordprocessingShape">
                    <wps:wsp>
                      <wps:cNvSpPr txBox="1"/>
                      <wps:spPr>
                        <a:xfrm>
                          <a:off x="0" y="0"/>
                          <a:ext cx="1240790" cy="27178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BF79E75" w14:textId="07085684" w:rsidR="00090888" w:rsidRPr="00394CDE" w:rsidRDefault="00090888" w:rsidP="00090888">
                            <w:pPr>
                              <w:jc w:val="center"/>
                              <w:rPr>
                                <w:rFonts w:ascii="Times New Roman" w:hAnsi="Times New Roman" w:cs="Times New Roman"/>
                                <w:i/>
                                <w:iCs/>
                                <w:sz w:val="16"/>
                                <w:szCs w:val="16"/>
                                <w:lang w:val="en-CA"/>
                              </w:rPr>
                            </w:pPr>
                            <w:r w:rsidRPr="00394CDE">
                              <w:rPr>
                                <w:rFonts w:ascii="Times New Roman" w:hAnsi="Times New Roman" w:cs="Times New Roman"/>
                                <w:i/>
                                <w:iCs/>
                                <w:sz w:val="16"/>
                                <w:szCs w:val="16"/>
                                <w:lang w:val="en-CA"/>
                              </w:rPr>
                              <w:t>Retrieved Within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3624E89" id="_x0000_s1067" type="#_x0000_t202" style="position:absolute;margin-left:451.9pt;margin-top:1.45pt;width:97.7pt;height:21.4pt;z-index:251754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" filled="f" stroked="f">
                <v:textbox>
                  <w:txbxContent>
                    <w:p w14:paraId="3BF79E75" w14:textId="07085684" w:rsidR="00090888" w:rsidRPr="00394CDE" w:rsidRDefault="00090888" w:rsidP="00090888">
                      <w:pPr>
                        <w:jc w:val="center"/>
                        <w:rPr>
                          <w:rFonts w:ascii="Times New Roman" w:hAnsi="Times New Roman" w:cs="Times New Roman"/>
                          <w:i/>
                          <w:iCs/>
                          <w:sz w:val="16"/>
                          <w:szCs w:val="16"/>
                          <w:lang w:val="en-CA"/>
                        </w:rPr>
                      </w:pPr>
                      <w:r w:rsidRPr="00394CDE">
                        <w:rPr>
                          <w:rFonts w:ascii="Times New Roman" w:hAnsi="Times New Roman" w:cs="Times New Roman"/>
                          <w:i/>
                          <w:iCs/>
                          <w:sz w:val="16"/>
                          <w:szCs w:val="16"/>
                          <w:lang w:val="en-CA"/>
                        </w:rPr>
                        <w:t>Retrieved Within</w:t>
                      </w:r>
                    </w:p>
                  </w:txbxContent>
                </v:textbox>
              </v:shape>
            </w:pict>
          </mc:Fallback>
        </mc:AlternateContent>
      </w:r>
    </w:p>
    <w:p w14:paraId="365BFC31" w14:textId="396F938F" w:rsidR="00090888" w:rsidRDefault="00090888" w:rsidP="00090888">
      <w:pPr>
        <w:pBdr>
          <w:top w:val="nil"/>
          <w:left w:val="nil"/>
          <w:bottom w:val="nil"/>
          <w:right w:val="nil"/>
          <w:between w:val="nil"/>
        </w:pBdr>
        <w:rPr>
          <w:rFonts w:ascii="Times New Roman" w:hAnsi="Times New Roman" w:cs="Times New Roman"/>
          <w:sz w:val="24"/>
          <w:szCs w:val="24"/>
        </w:rPr>
      </w:pPr>
    </w:p>
    <w:p w14:paraId="0B25D857" w14:textId="0F924FBD" w:rsidR="00090888" w:rsidRDefault="00090888" w:rsidP="00090888">
      <w:pPr>
        <w:pBdr>
          <w:top w:val="nil"/>
          <w:left w:val="nil"/>
          <w:bottom w:val="nil"/>
          <w:right w:val="nil"/>
          <w:between w:val="nil"/>
        </w:pBdr>
        <w:rPr>
          <w:rFonts w:ascii="Times New Roman" w:hAnsi="Times New Roman" w:cs="Times New Roman"/>
          <w:sz w:val="24"/>
          <w:szCs w:val="24"/>
        </w:rPr>
      </w:pPr>
    </w:p>
    <w:p w14:paraId="20C2B6FC" w14:textId="30D79E58" w:rsidR="00090888" w:rsidRDefault="00090888" w:rsidP="00090888">
      <w:pPr>
        <w:pBdr>
          <w:top w:val="nil"/>
          <w:left w:val="nil"/>
          <w:bottom w:val="nil"/>
          <w:right w:val="nil"/>
          <w:between w:val="nil"/>
        </w:pBdr>
        <w:rPr>
          <w:rFonts w:ascii="Times New Roman" w:hAnsi="Times New Roman" w:cs="Times New Roman"/>
          <w:sz w:val="24"/>
          <w:szCs w:val="24"/>
        </w:rPr>
      </w:pPr>
    </w:p>
    <w:p w14:paraId="3E34AE60" w14:textId="4446750F" w:rsidR="00090888" w:rsidRDefault="00090888" w:rsidP="00090888">
      <w:pPr>
        <w:pBdr>
          <w:top w:val="nil"/>
          <w:left w:val="nil"/>
          <w:bottom w:val="nil"/>
          <w:right w:val="nil"/>
          <w:between w:val="nil"/>
        </w:pBdr>
        <w:rPr>
          <w:rFonts w:ascii="Times New Roman" w:hAnsi="Times New Roman" w:cs="Times New Roman"/>
          <w:sz w:val="24"/>
          <w:szCs w:val="24"/>
        </w:rPr>
      </w:pPr>
    </w:p>
    <w:p w14:paraId="0E6E3525" w14:textId="489E862E" w:rsidR="00090888" w:rsidRDefault="00090888" w:rsidP="00090888">
      <w:pPr>
        <w:pBdr>
          <w:top w:val="nil"/>
          <w:left w:val="nil"/>
          <w:bottom w:val="nil"/>
          <w:right w:val="nil"/>
          <w:between w:val="nil"/>
        </w:pBdr>
        <w:rPr>
          <w:rFonts w:ascii="Times New Roman" w:hAnsi="Times New Roman" w:cs="Times New Roman"/>
          <w:sz w:val="24"/>
          <w:szCs w:val="24"/>
        </w:rPr>
      </w:pPr>
    </w:p>
    <w:p w14:paraId="63CF7EFB" w14:textId="4B0916ED" w:rsidR="00090888" w:rsidRDefault="00090888" w:rsidP="00090888">
      <w:pPr>
        <w:pBdr>
          <w:top w:val="nil"/>
          <w:left w:val="nil"/>
          <w:bottom w:val="nil"/>
          <w:right w:val="nil"/>
          <w:between w:val="nil"/>
        </w:pBdr>
        <w:rPr>
          <w:rFonts w:ascii="Times New Roman" w:hAnsi="Times New Roman" w:cs="Times New Roman"/>
          <w:sz w:val="24"/>
          <w:szCs w:val="24"/>
        </w:rPr>
      </w:pPr>
    </w:p>
    <w:p w14:paraId="0AC8F7AC" w14:textId="77777777" w:rsidR="00090888" w:rsidRDefault="00090888" w:rsidP="00090888">
      <w:pPr>
        <w:pBdr>
          <w:top w:val="nil"/>
          <w:left w:val="nil"/>
          <w:bottom w:val="nil"/>
          <w:right w:val="nil"/>
          <w:between w:val="nil"/>
        </w:pBdr>
        <w:rPr>
          <w:rFonts w:ascii="Times New Roman" w:hAnsi="Times New Roman" w:cs="Times New Roman"/>
          <w:sz w:val="24"/>
          <w:szCs w:val="24"/>
        </w:rPr>
      </w:pPr>
    </w:p>
    <w:p w14:paraId="4F5A5B1D" w14:textId="3DF1B027" w:rsidR="00090888" w:rsidRDefault="00090888" w:rsidP="00090888">
      <w:pPr>
        <w:pBdr>
          <w:top w:val="nil"/>
          <w:left w:val="nil"/>
          <w:bottom w:val="nil"/>
          <w:right w:val="nil"/>
          <w:between w:val="nil"/>
        </w:pBdr>
        <w:rPr>
          <w:rFonts w:ascii="Times New Roman" w:hAnsi="Times New Roman" w:cs="Times New Roman"/>
          <w:sz w:val="24"/>
          <w:szCs w:val="24"/>
        </w:rPr>
      </w:pPr>
    </w:p>
    <w:p w14:paraId="669069EA" w14:textId="4DA27807" w:rsidR="00090888" w:rsidRDefault="00090888" w:rsidP="00090888">
      <w:pPr>
        <w:pBdr>
          <w:top w:val="nil"/>
          <w:left w:val="nil"/>
          <w:bottom w:val="nil"/>
          <w:right w:val="nil"/>
          <w:between w:val="nil"/>
        </w:pBdr>
        <w:rPr>
          <w:rFonts w:ascii="Times New Roman" w:hAnsi="Times New Roman" w:cs="Times New Roman"/>
          <w:sz w:val="24"/>
          <w:szCs w:val="24"/>
        </w:rPr>
      </w:pPr>
      <w:r>
        <w:rPr>
          <w:noProof/>
          <w:lang w:val="de-DE" w:eastAsia="de-DE" w:bidi="ar-SA"/>
          <w14:ligatures w14:val="standardContextual"/>
        </w:rPr>
        <mc:AlternateContent>
          <mc:Choice Requires="wps">
            <w:drawing>
              <wp:anchor distT="0" distB="0" distL="114300" distR="114300" simplePos="0" relativeHeight="251738112" behindDoc="0" locked="0" layoutInCell="1" allowOverlap="1" wp14:anchorId="1EB35842" wp14:editId="6DED2D59">
                <wp:simplePos x="0" y="0"/>
                <wp:positionH relativeFrom="column">
                  <wp:posOffset>1663700</wp:posOffset>
                </wp:positionH>
                <wp:positionV relativeFrom="paragraph">
                  <wp:posOffset>180975</wp:posOffset>
                </wp:positionV>
                <wp:extent cx="1240790" cy="271780"/>
                <wp:effectExtent l="0" t="0" r="0" b="0"/>
                <wp:wrapNone/>
                <wp:docPr id="803300936" name="Text Box 3"/>
                <wp:cNvGraphicFramePr/>
                <a:graphic xmlns:a="http://schemas.openxmlformats.org/drawingml/2006/main">
                  <a:graphicData uri="http://schemas.microsoft.com/office/word/2010/wordprocessingShape">
                    <wps:wsp>
                      <wps:cNvSpPr txBox="1"/>
                      <wps:spPr>
                        <a:xfrm>
                          <a:off x="0" y="0"/>
                          <a:ext cx="1240790" cy="27178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61E6D3F0" w14:textId="67AAA581" w:rsidR="00090888" w:rsidRPr="00090888" w:rsidRDefault="00090888" w:rsidP="00090888">
                            <w:pPr>
                              <w:jc w:val="center"/>
                              <w:rPr>
                                <w:rFonts w:ascii="Times New Roman" w:hAnsi="Times New Roman" w:cs="Times New Roman"/>
                                <w:lang w:val="en-CA"/>
                              </w:rPr>
                            </w:pPr>
                            <w:r>
                              <w:rPr>
                                <w:rFonts w:ascii="Times New Roman" w:hAnsi="Times New Roman" w:cs="Times New Roman"/>
                                <w:lang w:val="en-CA"/>
                              </w:rPr>
                              <w:t>Cross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EB35842" id="_x0000_s1068" type="#_x0000_t202" style="position:absolute;margin-left:131pt;margin-top:14.25pt;width:97.7pt;height:21.4pt;z-index:251738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" filled="f" stroked="f">
                <v:textbox>
                  <w:txbxContent>
                    <w:p w14:paraId="61E6D3F0" w14:textId="67AAA581" w:rsidR="00090888" w:rsidRPr="00090888" w:rsidRDefault="00090888" w:rsidP="00090888">
                      <w:pPr>
                        <w:jc w:val="center"/>
                        <w:rPr>
                          <w:rFonts w:ascii="Times New Roman" w:hAnsi="Times New Roman" w:cs="Times New Roman"/>
                          <w:lang w:val="en-CA"/>
                        </w:rPr>
                      </w:pPr>
                      <w:r>
                        <w:rPr>
                          <w:rFonts w:ascii="Times New Roman" w:hAnsi="Times New Roman" w:cs="Times New Roman"/>
                          <w:lang w:val="en-CA"/>
                        </w:rPr>
                        <w:t>Cross</w:t>
                      </w:r>
                    </w:p>
                  </w:txbxContent>
                </v:textbox>
              </v:shape>
            </w:pict>
          </mc:Fallback>
        </mc:AlternateContent>
      </w:r>
      <w:r>
        <w:rPr>
          <w:noProof/>
          <w:lang w:val="de-DE" w:eastAsia="de-DE" w:bidi="ar-SA"/>
          <w14:ligatures w14:val="standardContextual"/>
        </w:rPr>
        <mc:AlternateContent>
          <mc:Choice Requires="wps">
            <w:drawing>
              <wp:anchor distT="0" distB="0" distL="114300" distR="114300" simplePos="0" relativeHeight="251740160" behindDoc="0" locked="0" layoutInCell="1" allowOverlap="1" wp14:anchorId="3D4780AD" wp14:editId="1143FBCA">
                <wp:simplePos x="0" y="0"/>
                <wp:positionH relativeFrom="column">
                  <wp:posOffset>3358958</wp:posOffset>
                </wp:positionH>
                <wp:positionV relativeFrom="paragraph">
                  <wp:posOffset>184968</wp:posOffset>
                </wp:positionV>
                <wp:extent cx="1240971" cy="272143"/>
                <wp:effectExtent l="0" t="0" r="0" b="0"/>
                <wp:wrapNone/>
                <wp:docPr id="1452882928" name="Text Box 3"/>
                <wp:cNvGraphicFramePr/>
                <a:graphic xmlns:a="http://schemas.openxmlformats.org/drawingml/2006/main">
                  <a:graphicData uri="http://schemas.microsoft.com/office/word/2010/wordprocessingShape">
                    <wps:wsp>
                      <wps:cNvSpPr txBox="1"/>
                      <wps:spPr>
                        <a:xfrm>
                          <a:off x="0" y="0"/>
                          <a:ext cx="1240971" cy="272143"/>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58BDE845" w14:textId="77777777" w:rsidR="00090888" w:rsidRPr="00090888" w:rsidRDefault="00090888" w:rsidP="00090888">
                            <w:pPr>
                              <w:jc w:val="center"/>
                              <w:rPr>
                                <w:rFonts w:ascii="Times New Roman" w:hAnsi="Times New Roman" w:cs="Times New Roman"/>
                                <w:lang w:val="en-CA"/>
                              </w:rPr>
                            </w:pPr>
                            <w:r>
                              <w:rPr>
                                <w:rFonts w:ascii="Times New Roman" w:hAnsi="Times New Roman" w:cs="Times New Roman"/>
                                <w:lang w:val="en-CA"/>
                              </w:rPr>
                              <w:t>Within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D4780AD" id="_x0000_s1069" type="#_x0000_t202" style="position:absolute;margin-left:264.5pt;margin-top:14.55pt;width:97.7pt;height:21.45pt;z-index:251740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" filled="f" stroked="f">
                <v:textbox>
                  <w:txbxContent>
                    <w:p w14:paraId="58BDE845" w14:textId="77777777" w:rsidR="00090888" w:rsidRPr="00090888" w:rsidRDefault="00090888" w:rsidP="00090888">
                      <w:pPr>
                        <w:jc w:val="center"/>
                        <w:rPr>
                          <w:rFonts w:ascii="Times New Roman" w:hAnsi="Times New Roman" w:cs="Times New Roman"/>
                          <w:lang w:val="en-CA"/>
                        </w:rPr>
                      </w:pPr>
                      <w:r>
                        <w:rPr>
                          <w:rFonts w:ascii="Times New Roman" w:hAnsi="Times New Roman" w:cs="Times New Roman"/>
                          <w:lang w:val="en-CA"/>
                        </w:rPr>
                        <w:t>Within</w:t>
                      </w:r>
                    </w:p>
                  </w:txbxContent>
                </v:textbox>
              </v:shape>
            </w:pict>
          </mc:Fallback>
        </mc:AlternateContent>
      </w:r>
    </w:p>
    <w:p w14:paraId="2658F295" w14:textId="1A7C9C23" w:rsidR="00090888" w:rsidRDefault="00090888" w:rsidP="00090888">
      <w:pPr>
        <w:pBdr>
          <w:top w:val="nil"/>
          <w:left w:val="nil"/>
          <w:bottom w:val="nil"/>
          <w:right w:val="nil"/>
          <w:between w:val="nil"/>
        </w:pBdr>
        <w:rPr>
          <w:rFonts w:ascii="Times New Roman" w:hAnsi="Times New Roman" w:cs="Times New Roman"/>
          <w:sz w:val="24"/>
          <w:szCs w:val="24"/>
        </w:rPr>
      </w:pPr>
      <w:r>
        <w:rPr>
          <w:noProof/>
          <w:lang w:val="de-DE" w:eastAsia="de-DE" w:bidi="ar-SA"/>
          <w14:ligatures w14:val="standardContextual"/>
        </w:rPr>
        <mc:AlternateContent>
          <mc:Choice Requires="wps">
            <w:drawing>
              <wp:anchor distT="0" distB="0" distL="114300" distR="114300" simplePos="0" relativeHeight="251748352" behindDoc="0" locked="0" layoutInCell="1" allowOverlap="1" wp14:anchorId="258199D3" wp14:editId="048EC35F">
                <wp:simplePos x="0" y="0"/>
                <wp:positionH relativeFrom="column">
                  <wp:posOffset>4152900</wp:posOffset>
                </wp:positionH>
                <wp:positionV relativeFrom="paragraph">
                  <wp:posOffset>162338</wp:posOffset>
                </wp:positionV>
                <wp:extent cx="1240790" cy="271780"/>
                <wp:effectExtent l="0" t="0" r="0" b="0"/>
                <wp:wrapNone/>
                <wp:docPr id="1175061546" name="Text Box 3"/>
                <wp:cNvGraphicFramePr/>
                <a:graphic xmlns:a="http://schemas.openxmlformats.org/drawingml/2006/main">
                  <a:graphicData uri="http://schemas.microsoft.com/office/word/2010/wordprocessingShape">
                    <wps:wsp>
                      <wps:cNvSpPr txBox="1"/>
                      <wps:spPr>
                        <a:xfrm>
                          <a:off x="0" y="0"/>
                          <a:ext cx="1240790" cy="27178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1B8AC5A2" w14:textId="77777777" w:rsidR="00090888" w:rsidRPr="00090888" w:rsidRDefault="00090888" w:rsidP="00090888">
                            <w:pPr>
                              <w:jc w:val="center"/>
                              <w:rPr>
                                <w:rFonts w:ascii="Times New Roman" w:hAnsi="Times New Roman" w:cs="Times New Roman"/>
                                <w:lang w:val="en-CA"/>
                              </w:rPr>
                            </w:pPr>
                            <w:r>
                              <w:rPr>
                                <w:rFonts w:ascii="Times New Roman" w:hAnsi="Times New Roman" w:cs="Times New Roman"/>
                                <w:lang w:val="en-CA"/>
                              </w:rPr>
                              <w:t>Actual Boundary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58199D3" id="_x0000_s1070" type="#_x0000_t202" style="position:absolute;margin-left:327pt;margin-top:12.8pt;width:97.7pt;height:21.4pt;z-index:251748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" filled="f" stroked="f">
                <v:textbox>
                  <w:txbxContent>
                    <w:p w14:paraId="1B8AC5A2" w14:textId="77777777" w:rsidR="00090888" w:rsidRPr="00090888" w:rsidRDefault="00090888" w:rsidP="00090888">
                      <w:pPr>
                        <w:jc w:val="center"/>
                        <w:rPr>
                          <w:rFonts w:ascii="Times New Roman" w:hAnsi="Times New Roman" w:cs="Times New Roman"/>
                          <w:lang w:val="en-CA"/>
                        </w:rPr>
                      </w:pPr>
                      <w:r>
                        <w:rPr>
                          <w:rFonts w:ascii="Times New Roman" w:hAnsi="Times New Roman" w:cs="Times New Roman"/>
                          <w:lang w:val="en-CA"/>
                        </w:rPr>
                        <w:t>Actual Boundary</w:t>
                      </w:r>
                    </w:p>
                  </w:txbxContent>
                </v:textbox>
              </v:shape>
            </w:pict>
          </mc:Fallback>
        </mc:AlternateContent>
      </w:r>
      <w:r>
        <w:rPr>
          <w:noProof/>
          <w:lang w:val="de-DE" w:eastAsia="de-DE" w:bidi="ar-SA"/>
          <w14:ligatures w14:val="standardContextual"/>
        </w:rPr>
        <mc:AlternateContent>
          <mc:Choice Requires="wps">
            <w:drawing>
              <wp:anchor distT="0" distB="0" distL="114300" distR="114300" simplePos="0" relativeHeight="251746304" behindDoc="0" locked="0" layoutInCell="1" allowOverlap="1" wp14:anchorId="38435BEF" wp14:editId="0B49A234">
                <wp:simplePos x="0" y="0"/>
                <wp:positionH relativeFrom="column">
                  <wp:posOffset>839692</wp:posOffset>
                </wp:positionH>
                <wp:positionV relativeFrom="paragraph">
                  <wp:posOffset>157480</wp:posOffset>
                </wp:positionV>
                <wp:extent cx="1240790" cy="271780"/>
                <wp:effectExtent l="0" t="0" r="0" b="0"/>
                <wp:wrapNone/>
                <wp:docPr id="772133792" name="Text Box 3"/>
                <wp:cNvGraphicFramePr/>
                <a:graphic xmlns:a="http://schemas.openxmlformats.org/drawingml/2006/main">
                  <a:graphicData uri="http://schemas.microsoft.com/office/word/2010/wordprocessingShape">
                    <wps:wsp>
                      <wps:cNvSpPr txBox="1"/>
                      <wps:spPr>
                        <a:xfrm>
                          <a:off x="0" y="0"/>
                          <a:ext cx="1240790" cy="27178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1A8A1DEF" w14:textId="2385777F" w:rsidR="00090888" w:rsidRPr="00090888" w:rsidRDefault="00090888" w:rsidP="00090888">
                            <w:pPr>
                              <w:jc w:val="center"/>
                              <w:rPr>
                                <w:rFonts w:ascii="Times New Roman" w:hAnsi="Times New Roman" w:cs="Times New Roman"/>
                                <w:lang w:val="en-CA"/>
                              </w:rPr>
                            </w:pPr>
                            <w:r>
                              <w:rPr>
                                <w:rFonts w:ascii="Times New Roman" w:hAnsi="Times New Roman" w:cs="Times New Roman"/>
                                <w:lang w:val="en-CA"/>
                              </w:rPr>
                              <w:t>Actual Boundary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8435BEF" id="_x0000_s1071" type="#_x0000_t202" style="position:absolute;margin-left:66.1pt;margin-top:12.4pt;width:97.7pt;height:21.4pt;z-index:251746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" filled="f" stroked="f">
                <v:textbox>
                  <w:txbxContent>
                    <w:p w14:paraId="1A8A1DEF" w14:textId="2385777F" w:rsidR="00090888" w:rsidRPr="00090888" w:rsidRDefault="00090888" w:rsidP="00090888">
                      <w:pPr>
                        <w:jc w:val="center"/>
                        <w:rPr>
                          <w:rFonts w:ascii="Times New Roman" w:hAnsi="Times New Roman" w:cs="Times New Roman"/>
                          <w:lang w:val="en-CA"/>
                        </w:rPr>
                      </w:pPr>
                      <w:r>
                        <w:rPr>
                          <w:rFonts w:ascii="Times New Roman" w:hAnsi="Times New Roman" w:cs="Times New Roman"/>
                          <w:lang w:val="en-CA"/>
                        </w:rPr>
                        <w:t>Actual Boundary</w:t>
                      </w:r>
                    </w:p>
                  </w:txbxContent>
                </v:textbox>
              </v:shape>
            </w:pict>
          </mc:Fallback>
        </mc:AlternateContent>
      </w:r>
      <w:r>
        <w:rPr>
          <w:noProof/>
          <w:lang w:val="de-DE" w:eastAsia="de-DE" w:bidi="ar-SA"/>
          <w14:ligatures w14:val="standardContextual"/>
        </w:rPr>
        <mc:AlternateContent>
          <mc:Choice Requires="wps">
            <w:drawing>
              <wp:anchor distT="0" distB="0" distL="114300" distR="114300" simplePos="0" relativeHeight="251742208" behindDoc="0" locked="0" layoutInCell="1" allowOverlap="1" wp14:anchorId="7D237FFA" wp14:editId="7B1E6D97">
                <wp:simplePos x="0" y="0"/>
                <wp:positionH relativeFrom="column">
                  <wp:posOffset>4968875</wp:posOffset>
                </wp:positionH>
                <wp:positionV relativeFrom="paragraph">
                  <wp:posOffset>12065</wp:posOffset>
                </wp:positionV>
                <wp:extent cx="1240790" cy="271780"/>
                <wp:effectExtent l="0" t="0" r="0" b="0"/>
                <wp:wrapNone/>
                <wp:docPr id="724696880" name="Text Box 3"/>
                <wp:cNvGraphicFramePr/>
                <a:graphic xmlns:a="http://schemas.openxmlformats.org/drawingml/2006/main">
                  <a:graphicData uri="http://schemas.microsoft.com/office/word/2010/wordprocessingShape">
                    <wps:wsp>
                      <wps:cNvSpPr txBox="1"/>
                      <wps:spPr>
                        <a:xfrm>
                          <a:off x="0" y="0"/>
                          <a:ext cx="1240790" cy="27178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7BABB191" w14:textId="77777777" w:rsidR="00090888" w:rsidRPr="00090888" w:rsidRDefault="00090888" w:rsidP="00090888">
                            <w:pPr>
                              <w:jc w:val="center"/>
                              <w:rPr>
                                <w:rFonts w:ascii="Times New Roman" w:hAnsi="Times New Roman" w:cs="Times New Roman"/>
                                <w:lang w:val="en-CA"/>
                              </w:rPr>
                            </w:pPr>
                            <w:r>
                              <w:rPr>
                                <w:rFonts w:ascii="Times New Roman" w:hAnsi="Times New Roman" w:cs="Times New Roman"/>
                                <w:lang w:val="en-CA"/>
                              </w:rPr>
                              <w:t>Cross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D237FFA" id="_x0000_s1072" type="#_x0000_t202" style="position:absolute;margin-left:391.25pt;margin-top:.95pt;width:97.7pt;height:21.4pt;z-index:251742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" filled="f" stroked="f">
                <v:textbox>
                  <w:txbxContent>
                    <w:p w14:paraId="7BABB191" w14:textId="77777777" w:rsidR="00090888" w:rsidRPr="00090888" w:rsidRDefault="00090888" w:rsidP="00090888">
                      <w:pPr>
                        <w:jc w:val="center"/>
                        <w:rPr>
                          <w:rFonts w:ascii="Times New Roman" w:hAnsi="Times New Roman" w:cs="Times New Roman"/>
                          <w:lang w:val="en-CA"/>
                        </w:rPr>
                      </w:pPr>
                      <w:r>
                        <w:rPr>
                          <w:rFonts w:ascii="Times New Roman" w:hAnsi="Times New Roman" w:cs="Times New Roman"/>
                          <w:lang w:val="en-CA"/>
                        </w:rPr>
                        <w:t>Cross</w:t>
                      </w:r>
                    </w:p>
                  </w:txbxContent>
                </v:textbox>
              </v:shape>
            </w:pict>
          </mc:Fallback>
        </mc:AlternateContent>
      </w:r>
      <w:r>
        <w:rPr>
          <w:noProof/>
          <w:lang w:val="de-DE" w:eastAsia="de-DE" w:bidi="ar-SA"/>
          <w14:ligatures w14:val="standardContextual"/>
        </w:rPr>
        <mc:AlternateContent>
          <mc:Choice Requires="wps">
            <w:drawing>
              <wp:anchor distT="0" distB="0" distL="114300" distR="114300" simplePos="0" relativeHeight="251736064" behindDoc="0" locked="0" layoutInCell="1" allowOverlap="1" wp14:anchorId="15502882" wp14:editId="2B5B2B7B">
                <wp:simplePos x="0" y="0"/>
                <wp:positionH relativeFrom="column">
                  <wp:posOffset>174625</wp:posOffset>
                </wp:positionH>
                <wp:positionV relativeFrom="paragraph">
                  <wp:posOffset>-14605</wp:posOffset>
                </wp:positionV>
                <wp:extent cx="1240971" cy="272143"/>
                <wp:effectExtent l="0" t="0" r="0" b="0"/>
                <wp:wrapNone/>
                <wp:docPr id="1570570233" name="Text Box 3"/>
                <wp:cNvGraphicFramePr/>
                <a:graphic xmlns:a="http://schemas.openxmlformats.org/drawingml/2006/main">
                  <a:graphicData uri="http://schemas.microsoft.com/office/word/2010/wordprocessingShape">
                    <wps:wsp>
                      <wps:cNvSpPr txBox="1"/>
                      <wps:spPr>
                        <a:xfrm>
                          <a:off x="0" y="0"/>
                          <a:ext cx="1240971" cy="272143"/>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284CCA4C" w14:textId="42750CFF" w:rsidR="00090888" w:rsidRPr="00090888" w:rsidRDefault="00090888" w:rsidP="00090888">
                            <w:pPr>
                              <w:jc w:val="center"/>
                              <w:rPr>
                                <w:rFonts w:ascii="Times New Roman" w:hAnsi="Times New Roman" w:cs="Times New Roman"/>
                                <w:lang w:val="en-CA"/>
                              </w:rPr>
                            </w:pPr>
                            <w:r>
                              <w:rPr>
                                <w:rFonts w:ascii="Times New Roman" w:hAnsi="Times New Roman" w:cs="Times New Roman"/>
                                <w:lang w:val="en-CA"/>
                              </w:rPr>
                              <w:t>Within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5502882" id="_x0000_s1073" type="#_x0000_t202" style="position:absolute;margin-left:13.75pt;margin-top:-1.15pt;width:97.7pt;height:21.45pt;z-index:251736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" filled="f" stroked="f">
                <v:textbox>
                  <w:txbxContent>
                    <w:p w14:paraId="284CCA4C" w14:textId="42750CFF" w:rsidR="00090888" w:rsidRPr="00090888" w:rsidRDefault="00090888" w:rsidP="00090888">
                      <w:pPr>
                        <w:jc w:val="center"/>
                        <w:rPr>
                          <w:rFonts w:ascii="Times New Roman" w:hAnsi="Times New Roman" w:cs="Times New Roman"/>
                          <w:lang w:val="en-CA"/>
                        </w:rPr>
                      </w:pPr>
                      <w:r>
                        <w:rPr>
                          <w:rFonts w:ascii="Times New Roman" w:hAnsi="Times New Roman" w:cs="Times New Roman"/>
                          <w:lang w:val="en-CA"/>
                        </w:rPr>
                        <w:t>Within</w:t>
                      </w:r>
                    </w:p>
                  </w:txbxContent>
                </v:textbox>
              </v:shape>
            </w:pict>
          </mc:Fallback>
        </mc:AlternateContent>
      </w:r>
    </w:p>
    <w:p w14:paraId="711084BF" w14:textId="2EE9003E" w:rsidR="00090888" w:rsidRDefault="00090888" w:rsidP="00090888">
      <w:pPr>
        <w:rPr>
          <w:rFonts w:ascii="Times New Roman" w:hAnsi="Times New Roman" w:cs="Times New Roman"/>
          <w:sz w:val="24"/>
          <w:szCs w:val="24"/>
        </w:rPr>
      </w:pPr>
    </w:p>
    <w:p w14:paraId="7D1CC079" w14:textId="77777777" w:rsidR="00394CDE" w:rsidRDefault="00394CDE" w:rsidP="00090888">
      <w:pPr>
        <w:rPr>
          <w:rFonts w:ascii="Times New Roman" w:hAnsi="Times New Roman" w:cs="Times New Roman"/>
          <w:b/>
        </w:rPr>
      </w:pPr>
    </w:p>
    <w:p w14:paraId="3C13664E" w14:textId="28E04EE6" w:rsidR="00090888" w:rsidRDefault="00090888" w:rsidP="00090888">
      <w:pPr>
        <w:rPr>
          <w:rFonts w:ascii="Times New Roman" w:hAnsi="Times New Roman" w:cs="Times New Roman"/>
        </w:rPr>
      </w:pPr>
      <w:r w:rsidRPr="00C71394">
        <w:rPr>
          <w:rFonts w:ascii="Times New Roman" w:hAnsi="Times New Roman" w:cs="Times New Roman"/>
          <w:b/>
        </w:rPr>
        <w:t xml:space="preserve">Figure </w:t>
      </w:r>
      <w:r>
        <w:rPr>
          <w:rFonts w:ascii="Times New Roman" w:hAnsi="Times New Roman" w:cs="Times New Roman"/>
          <w:b/>
        </w:rPr>
        <w:t>5</w:t>
      </w:r>
      <w:r w:rsidRPr="00C71394">
        <w:rPr>
          <w:rFonts w:ascii="Times New Roman" w:hAnsi="Times New Roman" w:cs="Times New Roman"/>
          <w:b/>
        </w:rPr>
        <w:t>.</w:t>
      </w:r>
      <w:r>
        <w:rPr>
          <w:rFonts w:ascii="Times New Roman" w:hAnsi="Times New Roman" w:cs="Times New Roman"/>
          <w:b/>
        </w:rPr>
        <w:t xml:space="preserve"> Effect of </w:t>
      </w:r>
      <w:r w:rsidR="00375EBF" w:rsidRPr="00375EBF">
        <w:rPr>
          <w:rFonts w:ascii="Times New Roman" w:hAnsi="Times New Roman" w:cs="Times New Roman"/>
          <w:b/>
          <w:bCs/>
          <w:lang w:val="en-CA"/>
        </w:rPr>
        <w:t>actual–retrieved boundary</w:t>
      </w:r>
      <w:r w:rsidR="00375EBF">
        <w:rPr>
          <w:rFonts w:ascii="Times New Roman" w:hAnsi="Times New Roman" w:cs="Times New Roman" w:hint="eastAsia"/>
          <w:b/>
          <w:bCs/>
          <w:lang w:val="en-CA" w:eastAsia="zh-CN"/>
        </w:rPr>
        <w:t xml:space="preserve"> </w:t>
      </w:r>
      <w:r w:rsidR="00375EBF" w:rsidRPr="00375EBF">
        <w:rPr>
          <w:rFonts w:ascii="Times New Roman" w:hAnsi="Times New Roman" w:cs="Times New Roman"/>
          <w:b/>
          <w:bCs/>
          <w:lang w:val="en-CA"/>
        </w:rPr>
        <w:t>consistency</w:t>
      </w:r>
      <w:r w:rsidR="00375EBF">
        <w:rPr>
          <w:rFonts w:ascii="Times New Roman" w:hAnsi="Times New Roman" w:cs="Times New Roman"/>
          <w:b/>
        </w:rPr>
        <w:t xml:space="preserve"> </w:t>
      </w:r>
      <w:r>
        <w:rPr>
          <w:rFonts w:ascii="Times New Roman" w:hAnsi="Times New Roman" w:cs="Times New Roman"/>
          <w:b/>
        </w:rPr>
        <w:t>on temporal memory</w:t>
      </w:r>
      <w:r w:rsidRPr="00C71394">
        <w:rPr>
          <w:rFonts w:ascii="Times New Roman" w:hAnsi="Times New Roman" w:cs="Times New Roman"/>
          <w:b/>
        </w:rPr>
        <w:t>.</w:t>
      </w:r>
      <w:r w:rsidRPr="00C71394">
        <w:rPr>
          <w:rFonts w:ascii="Times New Roman" w:hAnsi="Times New Roman" w:cs="Times New Roman"/>
        </w:rPr>
        <w:t xml:space="preserve"> </w:t>
      </w:r>
      <w:r w:rsidR="0065281E">
        <w:rPr>
          <w:rFonts w:ascii="Times New Roman" w:hAnsi="Times New Roman" w:cs="Times New Roman"/>
        </w:rPr>
        <w:t xml:space="preserve">(A) </w:t>
      </w:r>
      <w:r w:rsidRPr="003523E9">
        <w:rPr>
          <w:rFonts w:ascii="Times New Roman" w:hAnsi="Times New Roman" w:cs="Times New Roman"/>
        </w:rPr>
        <w:t xml:space="preserve">Temporal order memory was higher when participants’ </w:t>
      </w:r>
      <w:r w:rsidR="00394CDE">
        <w:rPr>
          <w:rFonts w:ascii="Times New Roman" w:hAnsi="Times New Roman" w:cs="Times New Roman"/>
        </w:rPr>
        <w:t>retrieved</w:t>
      </w:r>
      <w:r w:rsidRPr="003523E9">
        <w:rPr>
          <w:rFonts w:ascii="Times New Roman" w:hAnsi="Times New Roman" w:cs="Times New Roman"/>
        </w:rPr>
        <w:t xml:space="preserve"> </w:t>
      </w:r>
      <w:r w:rsidR="00394CDE">
        <w:rPr>
          <w:rFonts w:ascii="Times New Roman" w:hAnsi="Times New Roman" w:cs="Times New Roman"/>
        </w:rPr>
        <w:t>boundary</w:t>
      </w:r>
      <w:r w:rsidRPr="003523E9">
        <w:rPr>
          <w:rFonts w:ascii="Times New Roman" w:hAnsi="Times New Roman" w:cs="Times New Roman"/>
        </w:rPr>
        <w:t xml:space="preserve"> relationship matched the actual boundary condition, indicating better performance when </w:t>
      </w:r>
      <w:r w:rsidR="00394CDE">
        <w:rPr>
          <w:rFonts w:ascii="Times New Roman" w:hAnsi="Times New Roman" w:cs="Times New Roman"/>
        </w:rPr>
        <w:t>retrieved</w:t>
      </w:r>
      <w:r w:rsidRPr="003523E9">
        <w:rPr>
          <w:rFonts w:ascii="Times New Roman" w:hAnsi="Times New Roman" w:cs="Times New Roman"/>
        </w:rPr>
        <w:t xml:space="preserve"> and actual boundaries were congruent. </w:t>
      </w:r>
      <w:r w:rsidR="0065281E">
        <w:rPr>
          <w:rFonts w:ascii="Times New Roman" w:hAnsi="Times New Roman" w:cs="Times New Roman"/>
        </w:rPr>
        <w:t xml:space="preserve">(B) </w:t>
      </w:r>
      <w:r w:rsidRPr="003523E9">
        <w:rPr>
          <w:rFonts w:ascii="Times New Roman" w:hAnsi="Times New Roman" w:cs="Times New Roman"/>
        </w:rPr>
        <w:t xml:space="preserve">Temporal distance judgments were lower when pairs were judged as </w:t>
      </w:r>
      <w:r w:rsidR="0033467C" w:rsidRPr="0033467C">
        <w:rPr>
          <w:rFonts w:ascii="Times New Roman" w:hAnsi="Times New Roman" w:cs="Times New Roman"/>
        </w:rPr>
        <w:t xml:space="preserve">within-event </w:t>
      </w:r>
      <w:r w:rsidRPr="003523E9">
        <w:rPr>
          <w:rFonts w:ascii="Times New Roman" w:hAnsi="Times New Roman" w:cs="Times New Roman"/>
        </w:rPr>
        <w:t>than when they were judged as cross-boundary</w:t>
      </w:r>
      <w:r w:rsidR="0065281E">
        <w:rPr>
          <w:rFonts w:ascii="Times New Roman" w:hAnsi="Times New Roman" w:cs="Times New Roman"/>
        </w:rPr>
        <w:t>, regardless of the actual boundary, which did not have a significant effect on judgments</w:t>
      </w:r>
      <w:r w:rsidRPr="003523E9">
        <w:rPr>
          <w:rFonts w:ascii="Times New Roman" w:hAnsi="Times New Roman" w:cs="Times New Roman"/>
        </w:rPr>
        <w:t>.</w:t>
      </w:r>
    </w:p>
    <w:p w14:paraId="38F90C20" w14:textId="77777777" w:rsidR="00D03798" w:rsidRDefault="00D03798" w:rsidP="00090888">
      <w:pPr>
        <w:rPr>
          <w:rFonts w:ascii="Times New Roman" w:hAnsi="Times New Roman" w:cs="Times New Roman"/>
          <w:lang w:eastAsia="zh-CN"/>
        </w:rPr>
      </w:pPr>
    </w:p>
    <w:p w14:paraId="33066EDD" w14:textId="77777777" w:rsidR="00090888" w:rsidRDefault="00090888" w:rsidP="00090888">
      <w:pPr>
        <w:rPr>
          <w:rFonts w:ascii="Times New Roman" w:hAnsi="Times New Roman" w:cs="Times New Roman"/>
        </w:rPr>
      </w:pPr>
    </w:p>
    <w:p w14:paraId="0AB1172E" w14:textId="77777777" w:rsidR="009B0574" w:rsidRDefault="009B0574" w:rsidP="00090888">
      <w:pPr>
        <w:rPr>
          <w:rFonts w:ascii="Times New Roman" w:hAnsi="Times New Roman" w:cs="Times New Roman"/>
        </w:rPr>
      </w:pPr>
    </w:p>
    <w:p w14:paraId="55C36846" w14:textId="4A2B1D3F" w:rsidR="00090888" w:rsidRDefault="00090888" w:rsidP="00090888">
      <w:pPr>
        <w:rPr>
          <w:rFonts w:ascii="Times New Roman" w:hAnsi="Times New Roman" w:cs="Times New Roman"/>
        </w:rPr>
      </w:pPr>
      <w:r>
        <w:rPr>
          <w:noProof/>
          <w:lang w:val="de-DE" w:eastAsia="de-DE" w:bidi="ar-SA"/>
          <w14:ligatures w14:val="standardContextual"/>
        </w:rPr>
        <mc:AlternateContent>
          <mc:Choice Requires="wps">
            <w:drawing>
              <wp:anchor distT="0" distB="0" distL="114300" distR="114300" simplePos="0" relativeHeight="251760640" behindDoc="0" locked="0" layoutInCell="1" allowOverlap="1" wp14:anchorId="69C34EE2" wp14:editId="72EA77A8">
                <wp:simplePos x="0" y="0"/>
                <wp:positionH relativeFrom="column">
                  <wp:posOffset>518795</wp:posOffset>
                </wp:positionH>
                <wp:positionV relativeFrom="paragraph">
                  <wp:posOffset>76200</wp:posOffset>
                </wp:positionV>
                <wp:extent cx="4660135" cy="565079"/>
                <wp:effectExtent l="0" t="0" r="0" b="0"/>
                <wp:wrapNone/>
                <wp:docPr id="1129602052" name="Text Box 3"/>
                <wp:cNvGraphicFramePr/>
                <a:graphic xmlns:a="http://schemas.openxmlformats.org/drawingml/2006/main">
                  <a:graphicData uri="http://schemas.microsoft.com/office/word/2010/wordprocessingShape">
                    <wps:wsp>
                      <wps:cNvSpPr txBox="1"/>
                      <wps:spPr>
                        <a:xfrm>
                          <a:off x="0" y="0"/>
                          <a:ext cx="4660135" cy="565079"/>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54F5CEE" w14:textId="0A376D8F" w:rsidR="00090888" w:rsidRDefault="00090888" w:rsidP="00090888">
                            <w:pPr>
                              <w:jc w:val="center"/>
                              <w:rPr>
                                <w:rFonts w:ascii="Times New Roman" w:hAnsi="Times New Roman" w:cs="Times New Roman"/>
                                <w:b/>
                                <w:bCs/>
                                <w:lang w:val="en-CA"/>
                              </w:rPr>
                            </w:pPr>
                            <w:r w:rsidRPr="00090888">
                              <w:rPr>
                                <w:rFonts w:ascii="Times New Roman" w:hAnsi="Times New Roman" w:cs="Times New Roman"/>
                                <w:b/>
                                <w:bCs/>
                                <w:lang w:val="en-CA"/>
                              </w:rPr>
                              <w:t xml:space="preserve">Effect of </w:t>
                            </w:r>
                            <w:r>
                              <w:rPr>
                                <w:rFonts w:ascii="Times New Roman" w:hAnsi="Times New Roman" w:cs="Times New Roman"/>
                                <w:b/>
                                <w:bCs/>
                                <w:lang w:val="en-CA"/>
                              </w:rPr>
                              <w:t xml:space="preserve">Context Order Memory </w:t>
                            </w:r>
                            <w:r w:rsidRPr="00090888">
                              <w:rPr>
                                <w:rFonts w:ascii="Times New Roman" w:hAnsi="Times New Roman" w:cs="Times New Roman"/>
                                <w:b/>
                                <w:bCs/>
                                <w:lang w:val="en-CA"/>
                              </w:rPr>
                              <w:t>on Temporal Order Memory</w:t>
                            </w:r>
                          </w:p>
                          <w:p w14:paraId="4A418676" w14:textId="3C6A61D1" w:rsidR="00000B7B" w:rsidRDefault="00000B7B" w:rsidP="00090888">
                            <w:pPr>
                              <w:jc w:val="center"/>
                              <w:rPr>
                                <w:rFonts w:ascii="Times New Roman" w:hAnsi="Times New Roman" w:cs="Times New Roman"/>
                                <w:b/>
                                <w:bCs/>
                                <w:lang w:val="en-CA"/>
                              </w:rPr>
                            </w:pPr>
                            <w:r>
                              <w:rPr>
                                <w:rFonts w:ascii="Times New Roman" w:hAnsi="Times New Roman" w:cs="Times New Roman"/>
                                <w:b/>
                                <w:bCs/>
                                <w:lang w:val="en-CA"/>
                              </w:rPr>
                              <w:t>(Cross-boundary Trials)</w:t>
                            </w:r>
                          </w:p>
                          <w:p w14:paraId="06773C95" w14:textId="77777777" w:rsidR="00000B7B" w:rsidRPr="00090888" w:rsidRDefault="00000B7B" w:rsidP="00090888">
                            <w:pPr>
                              <w:jc w:val="center"/>
                              <w:rPr>
                                <w:rFonts w:ascii="Times New Roman" w:hAnsi="Times New Roman" w:cs="Times New Roman"/>
                                <w:b/>
                                <w:bCs/>
                                <w:lang w:val="en-CA"/>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9C34EE2" id="_x0000_s1074" type="#_x0000_t202" style="position:absolute;margin-left:40.85pt;margin-top:6pt;width:366.95pt;height:44.5pt;z-index:251760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" filled="f" stroked="f">
                <v:textbox>
                  <w:txbxContent>
                    <w:p w14:paraId="454F5CEE" w14:textId="0A376D8F" w:rsidR="00090888" w:rsidRDefault="00090888" w:rsidP="00090888">
                      <w:pPr>
                        <w:jc w:val="center"/>
                        <w:rPr>
                          <w:rFonts w:ascii="Times New Roman" w:hAnsi="Times New Roman" w:cs="Times New Roman"/>
                          <w:b/>
                          <w:bCs/>
                          <w:lang w:val="en-CA"/>
                        </w:rPr>
                      </w:pPr>
                      <w:r w:rsidRPr="00090888">
                        <w:rPr>
                          <w:rFonts w:ascii="Times New Roman" w:hAnsi="Times New Roman" w:cs="Times New Roman"/>
                          <w:b/>
                          <w:bCs/>
                          <w:lang w:val="en-CA"/>
                        </w:rPr>
                        <w:t xml:space="preserve">Effect of </w:t>
                      </w:r>
                      <w:r>
                        <w:rPr>
                          <w:rFonts w:ascii="Times New Roman" w:hAnsi="Times New Roman" w:cs="Times New Roman"/>
                          <w:b/>
                          <w:bCs/>
                          <w:lang w:val="en-CA"/>
                        </w:rPr>
                        <w:t xml:space="preserve">Context Order Memory </w:t>
                      </w:r>
                      <w:r w:rsidRPr="00090888">
                        <w:rPr>
                          <w:rFonts w:ascii="Times New Roman" w:hAnsi="Times New Roman" w:cs="Times New Roman"/>
                          <w:b/>
                          <w:bCs/>
                          <w:lang w:val="en-CA"/>
                        </w:rPr>
                        <w:t>on Temporal Order Memory</w:t>
                      </w:r>
                    </w:p>
                    <w:p w14:paraId="4A418676" w14:textId="3C6A61D1" w:rsidR="00000B7B" w:rsidRDefault="00000B7B" w:rsidP="00090888">
                      <w:pPr>
                        <w:jc w:val="center"/>
                        <w:rPr>
                          <w:rFonts w:ascii="Times New Roman" w:hAnsi="Times New Roman" w:cs="Times New Roman"/>
                          <w:b/>
                          <w:bCs/>
                          <w:lang w:val="en-CA"/>
                        </w:rPr>
                      </w:pPr>
                      <w:r>
                        <w:rPr>
                          <w:rFonts w:ascii="Times New Roman" w:hAnsi="Times New Roman" w:cs="Times New Roman"/>
                          <w:b/>
                          <w:bCs/>
                          <w:lang w:val="en-CA"/>
                        </w:rPr>
                        <w:t>(Cross-boundary Trials)</w:t>
                      </w:r>
                    </w:p>
                    <w:p w14:paraId="06773C95" w14:textId="77777777" w:rsidR="00000B7B" w:rsidRPr="00090888" w:rsidRDefault="00000B7B" w:rsidP="00090888">
                      <w:pPr>
                        <w:jc w:val="center"/>
                        <w:rPr>
                          <w:rFonts w:ascii="Times New Roman" w:hAnsi="Times New Roman" w:cs="Times New Roman"/>
                          <w:b/>
                          <w:bCs/>
                          <w:lang w:val="en-CA"/>
                        </w:rPr>
                      </w:pPr>
                    </w:p>
                  </w:txbxContent>
                </v:textbox>
              </v:shape>
            </w:pict>
          </mc:Fallback>
        </mc:AlternateContent>
      </w:r>
    </w:p>
    <w:p w14:paraId="1CF81CFF" w14:textId="1E8F99A8" w:rsidR="00090888" w:rsidRDefault="00090888" w:rsidP="00090888">
      <w:pPr>
        <w:rPr>
          <w:rFonts w:ascii="Times New Roman" w:hAnsi="Times New Roman" w:cs="Times New Roman"/>
        </w:rPr>
      </w:pPr>
    </w:p>
    <w:p w14:paraId="5F0A7710" w14:textId="58F3FDE9" w:rsidR="00090888" w:rsidRDefault="00090888" w:rsidP="00090888">
      <w:pPr>
        <w:rPr>
          <w:rFonts w:ascii="Times New Roman" w:hAnsi="Times New Roman" w:cs="Times New Roman"/>
        </w:rPr>
      </w:pPr>
      <w:r>
        <w:rPr>
          <w:rFonts w:ascii="Times New Roman" w:hAnsi="Times New Roman" w:cs="Times New Roman"/>
          <w:noProof/>
          <w:sz w:val="24"/>
          <w:szCs w:val="24"/>
          <w:lang w:val="de-DE" w:eastAsia="de-DE" w:bidi="ar-SA"/>
          <w14:ligatures w14:val="standardContextual"/>
        </w:rPr>
        <w:drawing>
          <wp:anchor distT="0" distB="0" distL="114300" distR="114300" simplePos="0" relativeHeight="251673600" behindDoc="1" locked="0" layoutInCell="1" allowOverlap="1" wp14:anchorId="0B26077E" wp14:editId="4DDB2C01">
            <wp:simplePos x="0" y="0"/>
            <wp:positionH relativeFrom="column">
              <wp:posOffset>704789</wp:posOffset>
            </wp:positionH>
            <wp:positionV relativeFrom="paragraph">
              <wp:posOffset>104140</wp:posOffset>
            </wp:positionV>
            <wp:extent cx="4392295" cy="3646170"/>
            <wp:effectExtent l="0" t="0" r="1905" b="0"/>
            <wp:wrapTight wrapText="bothSides">
              <wp:wrapPolygon edited="0">
                <wp:start x="0" y="0"/>
                <wp:lineTo x="0" y="21517"/>
                <wp:lineTo x="21547" y="21517"/>
                <wp:lineTo x="21547" y="0"/>
                <wp:lineTo x="0" y="0"/>
              </wp:wrapPolygon>
            </wp:wrapTight>
            <wp:docPr id="2078595858" name="Picture 4" descr="A diagram of a memor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7723189" name="Picture 4" descr="A diagram of a memory&#10;&#10;AI-generated content may be incorrect."/>
                    <pic:cNvPicPr/>
                  </pic:nvPicPr>
                  <pic:blipFill rotWithShape="1">
                    <a:blip r:embed="rId18">
                      <a:extLst>
                        <a:ext uri="{28A0092B-C50C-407E-A947-70E740481C1C}">
                          <a14:useLocalDpi xmlns:a14="http://schemas.microsoft.com/office/drawing/2010/main" val="0"/>
                        </a:ext>
                      </a:extLst>
                    </a:blip>
                    <a:srcRect l="5680" t="18907" r="27974" b="5676"/>
                    <a:stretch>
                      <a:fillRect/>
                    </a:stretch>
                  </pic:blipFill>
                  <pic:spPr bwMode="auto">
                    <a:xfrm>
                      <a:off x="0" y="0"/>
                      <a:ext cx="4392295" cy="364617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56135F37" w14:textId="70125380" w:rsidR="00090888" w:rsidRDefault="00090888" w:rsidP="00090888">
      <w:pPr>
        <w:rPr>
          <w:rFonts w:ascii="Times New Roman" w:hAnsi="Times New Roman" w:cs="Times New Roman"/>
        </w:rPr>
      </w:pPr>
    </w:p>
    <w:p w14:paraId="5AE80A4C" w14:textId="47524EF1" w:rsidR="00090888" w:rsidRDefault="00090888" w:rsidP="00090888">
      <w:pPr>
        <w:rPr>
          <w:rFonts w:ascii="Times New Roman" w:hAnsi="Times New Roman" w:cs="Times New Roman"/>
        </w:rPr>
      </w:pPr>
      <w:r>
        <w:rPr>
          <w:noProof/>
          <w:lang w:val="de-DE" w:eastAsia="de-DE" w:bidi="ar-SA"/>
          <w14:ligatures w14:val="standardContextual"/>
        </w:rPr>
        <mc:AlternateContent>
          <mc:Choice Requires="wps">
            <w:drawing>
              <wp:anchor distT="0" distB="0" distL="114300" distR="114300" simplePos="0" relativeHeight="251774976" behindDoc="0" locked="0" layoutInCell="1" allowOverlap="1" wp14:anchorId="799AAA27" wp14:editId="02FFA9D9">
                <wp:simplePos x="0" y="0"/>
                <wp:positionH relativeFrom="column">
                  <wp:posOffset>4591685</wp:posOffset>
                </wp:positionH>
                <wp:positionV relativeFrom="paragraph">
                  <wp:posOffset>182880</wp:posOffset>
                </wp:positionV>
                <wp:extent cx="1685290" cy="264160"/>
                <wp:effectExtent l="0" t="0" r="0" b="0"/>
                <wp:wrapNone/>
                <wp:docPr id="600115882" name="Text Box 3"/>
                <wp:cNvGraphicFramePr/>
                <a:graphic xmlns:a="http://schemas.openxmlformats.org/drawingml/2006/main">
                  <a:graphicData uri="http://schemas.microsoft.com/office/word/2010/wordprocessingShape">
                    <wps:wsp>
                      <wps:cNvSpPr txBox="1"/>
                      <wps:spPr>
                        <a:xfrm>
                          <a:off x="0" y="0"/>
                          <a:ext cx="1685290" cy="26416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169EACBA" w14:textId="1FEE3EE8" w:rsidR="00090888" w:rsidRPr="00394CDE" w:rsidRDefault="00090888" w:rsidP="00090888">
                            <w:pPr>
                              <w:jc w:val="center"/>
                              <w:rPr>
                                <w:rFonts w:ascii="Times New Roman" w:hAnsi="Times New Roman" w:cs="Times New Roman"/>
                                <w:i/>
                                <w:iCs/>
                                <w:sz w:val="16"/>
                                <w:szCs w:val="16"/>
                                <w:lang w:val="en-CA"/>
                              </w:rPr>
                            </w:pPr>
                            <w:r w:rsidRPr="00394CDE">
                              <w:rPr>
                                <w:rFonts w:ascii="Times New Roman" w:hAnsi="Times New Roman" w:cs="Times New Roman"/>
                                <w:i/>
                                <w:iCs/>
                                <w:sz w:val="16"/>
                                <w:szCs w:val="16"/>
                                <w:lang w:val="en-CA"/>
                              </w:rPr>
                              <w:t>Inaccurate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99AAA27" id="_x0000_s1075" type="#_x0000_t202" style="position:absolute;margin-left:361.55pt;margin-top:14.4pt;width:132.7pt;height:20.8pt;z-index:251774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" filled="f" stroked="f">
                <v:textbox>
                  <w:txbxContent>
                    <w:p w14:paraId="169EACBA" w14:textId="1FEE3EE8" w:rsidR="00090888" w:rsidRPr="00394CDE" w:rsidRDefault="00090888" w:rsidP="00090888">
                      <w:pPr>
                        <w:jc w:val="center"/>
                        <w:rPr>
                          <w:rFonts w:ascii="Times New Roman" w:hAnsi="Times New Roman" w:cs="Times New Roman"/>
                          <w:i/>
                          <w:iCs/>
                          <w:sz w:val="16"/>
                          <w:szCs w:val="16"/>
                          <w:lang w:val="en-CA"/>
                        </w:rPr>
                      </w:pPr>
                      <w:r w:rsidRPr="00394CDE">
                        <w:rPr>
                          <w:rFonts w:ascii="Times New Roman" w:hAnsi="Times New Roman" w:cs="Times New Roman"/>
                          <w:i/>
                          <w:iCs/>
                          <w:sz w:val="16"/>
                          <w:szCs w:val="16"/>
                          <w:lang w:val="en-CA"/>
                        </w:rPr>
                        <w:t>Inaccurate</w:t>
                      </w:r>
                    </w:p>
                  </w:txbxContent>
                </v:textbox>
              </v:shape>
            </w:pict>
          </mc:Fallback>
        </mc:AlternateContent>
      </w:r>
      <w:r>
        <w:rPr>
          <w:noProof/>
          <w:lang w:val="de-DE" w:eastAsia="de-DE" w:bidi="ar-SA"/>
          <w14:ligatures w14:val="standardContextual"/>
        </w:rPr>
        <mc:AlternateContent>
          <mc:Choice Requires="wps">
            <w:drawing>
              <wp:anchor distT="0" distB="0" distL="114300" distR="114300" simplePos="0" relativeHeight="251772928" behindDoc="0" locked="0" layoutInCell="1" allowOverlap="1" wp14:anchorId="0A8AE1C5" wp14:editId="615F9291">
                <wp:simplePos x="0" y="0"/>
                <wp:positionH relativeFrom="column">
                  <wp:posOffset>4670425</wp:posOffset>
                </wp:positionH>
                <wp:positionV relativeFrom="paragraph">
                  <wp:posOffset>20320</wp:posOffset>
                </wp:positionV>
                <wp:extent cx="1685290" cy="264160"/>
                <wp:effectExtent l="0" t="0" r="0" b="0"/>
                <wp:wrapNone/>
                <wp:docPr id="1289311440" name="Text Box 3"/>
                <wp:cNvGraphicFramePr/>
                <a:graphic xmlns:a="http://schemas.openxmlformats.org/drawingml/2006/main">
                  <a:graphicData uri="http://schemas.microsoft.com/office/word/2010/wordprocessingShape">
                    <wps:wsp>
                      <wps:cNvSpPr txBox="1"/>
                      <wps:spPr>
                        <a:xfrm>
                          <a:off x="0" y="0"/>
                          <a:ext cx="1685290" cy="26416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08D03E7D" w14:textId="095B0592" w:rsidR="00090888" w:rsidRPr="00394CDE" w:rsidRDefault="00090888" w:rsidP="00090888">
                            <w:pPr>
                              <w:jc w:val="center"/>
                              <w:rPr>
                                <w:rFonts w:ascii="Times New Roman" w:hAnsi="Times New Roman" w:cs="Times New Roman"/>
                                <w:b/>
                                <w:bCs/>
                                <w:sz w:val="16"/>
                                <w:szCs w:val="16"/>
                                <w:lang w:val="en-CA"/>
                              </w:rPr>
                            </w:pPr>
                            <w:r>
                              <w:rPr>
                                <w:rFonts w:ascii="Times New Roman" w:hAnsi="Times New Roman" w:cs="Times New Roman"/>
                                <w:b/>
                                <w:bCs/>
                                <w:sz w:val="16"/>
                                <w:szCs w:val="16"/>
                                <w:lang w:val="en-CA"/>
                              </w:rPr>
                              <w:t>Context Order Accuracy</w:t>
                            </w:r>
                            <w:r w:rsidRPr="00394CDE">
                              <w:rPr>
                                <w:rFonts w:ascii="Times New Roman" w:hAnsi="Times New Roman" w:cs="Times New Roman"/>
                                <w:b/>
                                <w:bCs/>
                                <w:sz w:val="16"/>
                                <w:szCs w:val="16"/>
                                <w:lang w:val="en-CA"/>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A8AE1C5" id="_x0000_s1076" type="#_x0000_t202" style="position:absolute;margin-left:367.75pt;margin-top:1.6pt;width:132.7pt;height:20.8pt;z-index:251772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" filled="f" stroked="f">
                <v:textbox>
                  <w:txbxContent>
                    <w:p w14:paraId="08D03E7D" w14:textId="095B0592" w:rsidR="00090888" w:rsidRPr="00394CDE" w:rsidRDefault="00090888" w:rsidP="00090888">
                      <w:pPr>
                        <w:jc w:val="center"/>
                        <w:rPr>
                          <w:rFonts w:ascii="Times New Roman" w:hAnsi="Times New Roman" w:cs="Times New Roman"/>
                          <w:b/>
                          <w:bCs/>
                          <w:sz w:val="16"/>
                          <w:szCs w:val="16"/>
                          <w:lang w:val="en-CA"/>
                        </w:rPr>
                      </w:pPr>
                      <w:r>
                        <w:rPr>
                          <w:rFonts w:ascii="Times New Roman" w:hAnsi="Times New Roman" w:cs="Times New Roman"/>
                          <w:b/>
                          <w:bCs/>
                          <w:sz w:val="16"/>
                          <w:szCs w:val="16"/>
                          <w:lang w:val="en-CA"/>
                        </w:rPr>
                        <w:t>Context Order Accuracy</w:t>
                      </w:r>
                      <w:r w:rsidRPr="00394CDE">
                        <w:rPr>
                          <w:rFonts w:ascii="Times New Roman" w:hAnsi="Times New Roman" w:cs="Times New Roman"/>
                          <w:b/>
                          <w:bCs/>
                          <w:sz w:val="16"/>
                          <w:szCs w:val="16"/>
                          <w:lang w:val="en-CA"/>
                        </w:rPr>
                        <w:t xml:space="preserve"> </w:t>
                      </w:r>
                    </w:p>
                  </w:txbxContent>
                </v:textbox>
              </v:shape>
            </w:pict>
          </mc:Fallback>
        </mc:AlternateContent>
      </w:r>
    </w:p>
    <w:p w14:paraId="35CA9F91" w14:textId="22F42E99" w:rsidR="00090888" w:rsidRDefault="00090888" w:rsidP="00090888">
      <w:pPr>
        <w:rPr>
          <w:rFonts w:ascii="Times New Roman" w:hAnsi="Times New Roman" w:cs="Times New Roman"/>
        </w:rPr>
      </w:pPr>
      <w:r>
        <w:rPr>
          <w:rFonts w:ascii="Times New Roman" w:hAnsi="Times New Roman" w:cs="Times New Roman"/>
          <w:noProof/>
          <w:sz w:val="24"/>
          <w:szCs w:val="24"/>
          <w:lang w:val="de-DE" w:eastAsia="de-DE" w:bidi="ar-SA"/>
          <w14:ligatures w14:val="standardContextual"/>
        </w:rPr>
        <w:drawing>
          <wp:anchor distT="0" distB="0" distL="114300" distR="114300" simplePos="0" relativeHeight="251770880" behindDoc="1" locked="0" layoutInCell="1" allowOverlap="1" wp14:anchorId="18F2F389" wp14:editId="4CAB5411">
            <wp:simplePos x="0" y="0"/>
            <wp:positionH relativeFrom="column">
              <wp:posOffset>4913347</wp:posOffset>
            </wp:positionH>
            <wp:positionV relativeFrom="paragraph">
              <wp:posOffset>29241</wp:posOffset>
            </wp:positionV>
            <wp:extent cx="296545" cy="467995"/>
            <wp:effectExtent l="0" t="0" r="0" b="1905"/>
            <wp:wrapTight wrapText="bothSides">
              <wp:wrapPolygon edited="0">
                <wp:start x="0" y="0"/>
                <wp:lineTo x="0" y="21102"/>
                <wp:lineTo x="20351" y="21102"/>
                <wp:lineTo x="20351" y="0"/>
                <wp:lineTo x="0" y="0"/>
              </wp:wrapPolygon>
            </wp:wrapTight>
            <wp:docPr id="1503004942" name="Picture 4" descr="A diagram of a memor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7723189" name="Picture 4" descr="A diagram of a memory&#10;&#10;AI-generated content may be incorrect."/>
                    <pic:cNvPicPr/>
                  </pic:nvPicPr>
                  <pic:blipFill rotWithShape="1">
                    <a:blip r:embed="rId18">
                      <a:extLst>
                        <a:ext uri="{28A0092B-C50C-407E-A947-70E740481C1C}">
                          <a14:useLocalDpi xmlns:a14="http://schemas.microsoft.com/office/drawing/2010/main" val="0"/>
                        </a:ext>
                      </a:extLst>
                    </a:blip>
                    <a:srcRect l="72430" t="53096" r="23077" b="39144"/>
                    <a:stretch>
                      <a:fillRect/>
                    </a:stretch>
                  </pic:blipFill>
                  <pic:spPr bwMode="auto">
                    <a:xfrm>
                      <a:off x="0" y="0"/>
                      <a:ext cx="296545" cy="46799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0995DD7F" w14:textId="0CAC64FF" w:rsidR="00090888" w:rsidRDefault="00090888" w:rsidP="00090888">
      <w:pPr>
        <w:rPr>
          <w:rFonts w:ascii="Times New Roman" w:hAnsi="Times New Roman" w:cs="Times New Roman"/>
        </w:rPr>
      </w:pPr>
      <w:r>
        <w:rPr>
          <w:noProof/>
          <w:lang w:val="de-DE" w:eastAsia="de-DE" w:bidi="ar-SA"/>
          <w14:ligatures w14:val="standardContextual"/>
        </w:rPr>
        <mc:AlternateContent>
          <mc:Choice Requires="wps">
            <w:drawing>
              <wp:anchor distT="0" distB="0" distL="114300" distR="114300" simplePos="0" relativeHeight="251777024" behindDoc="0" locked="0" layoutInCell="1" allowOverlap="1" wp14:anchorId="25294F69" wp14:editId="44CE81E7">
                <wp:simplePos x="0" y="0"/>
                <wp:positionH relativeFrom="column">
                  <wp:posOffset>4557808</wp:posOffset>
                </wp:positionH>
                <wp:positionV relativeFrom="paragraph">
                  <wp:posOffset>12065</wp:posOffset>
                </wp:positionV>
                <wp:extent cx="1685290" cy="264160"/>
                <wp:effectExtent l="0" t="0" r="0" b="0"/>
                <wp:wrapNone/>
                <wp:docPr id="422726132" name="Text Box 3"/>
                <wp:cNvGraphicFramePr/>
                <a:graphic xmlns:a="http://schemas.openxmlformats.org/drawingml/2006/main">
                  <a:graphicData uri="http://schemas.microsoft.com/office/word/2010/wordprocessingShape">
                    <wps:wsp>
                      <wps:cNvSpPr txBox="1"/>
                      <wps:spPr>
                        <a:xfrm>
                          <a:off x="0" y="0"/>
                          <a:ext cx="1685290" cy="26416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239F98A" w14:textId="0131BF85" w:rsidR="00090888" w:rsidRPr="00394CDE" w:rsidRDefault="00090888" w:rsidP="00090888">
                            <w:pPr>
                              <w:jc w:val="center"/>
                              <w:rPr>
                                <w:rFonts w:ascii="Times New Roman" w:hAnsi="Times New Roman" w:cs="Times New Roman"/>
                                <w:i/>
                                <w:iCs/>
                                <w:sz w:val="16"/>
                                <w:szCs w:val="16"/>
                                <w:lang w:val="en-CA"/>
                              </w:rPr>
                            </w:pPr>
                            <w:r w:rsidRPr="00394CDE">
                              <w:rPr>
                                <w:rFonts w:ascii="Times New Roman" w:hAnsi="Times New Roman" w:cs="Times New Roman"/>
                                <w:i/>
                                <w:iCs/>
                                <w:sz w:val="16"/>
                                <w:szCs w:val="16"/>
                                <w:lang w:val="en-CA"/>
                              </w:rPr>
                              <w:t>Accurate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5294F69" id="_x0000_s1077" type="#_x0000_t202" style="position:absolute;margin-left:358.9pt;margin-top:.95pt;width:132.7pt;height:20.8pt;z-index:251777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" filled="f" stroked="f">
                <v:textbox>
                  <w:txbxContent>
                    <w:p w14:paraId="3239F98A" w14:textId="0131BF85" w:rsidR="00090888" w:rsidRPr="00394CDE" w:rsidRDefault="00090888" w:rsidP="00090888">
                      <w:pPr>
                        <w:jc w:val="center"/>
                        <w:rPr>
                          <w:rFonts w:ascii="Times New Roman" w:hAnsi="Times New Roman" w:cs="Times New Roman"/>
                          <w:i/>
                          <w:iCs/>
                          <w:sz w:val="16"/>
                          <w:szCs w:val="16"/>
                          <w:lang w:val="en-CA"/>
                        </w:rPr>
                      </w:pPr>
                      <w:r w:rsidRPr="00394CDE">
                        <w:rPr>
                          <w:rFonts w:ascii="Times New Roman" w:hAnsi="Times New Roman" w:cs="Times New Roman"/>
                          <w:i/>
                          <w:iCs/>
                          <w:sz w:val="16"/>
                          <w:szCs w:val="16"/>
                          <w:lang w:val="en-CA"/>
                        </w:rPr>
                        <w:t>Accurate</w:t>
                      </w:r>
                    </w:p>
                  </w:txbxContent>
                </v:textbox>
              </v:shape>
            </w:pict>
          </mc:Fallback>
        </mc:AlternateContent>
      </w:r>
    </w:p>
    <w:p w14:paraId="38DF111B" w14:textId="72E0C02E" w:rsidR="00090888" w:rsidRDefault="00090888" w:rsidP="00090888">
      <w:pPr>
        <w:rPr>
          <w:rFonts w:ascii="Times New Roman" w:hAnsi="Times New Roman" w:cs="Times New Roman"/>
        </w:rPr>
      </w:pPr>
      <w:r>
        <w:rPr>
          <w:noProof/>
          <w:lang w:val="de-DE" w:eastAsia="de-DE" w:bidi="ar-SA"/>
          <w14:ligatures w14:val="standardContextual"/>
        </w:rPr>
        <mc:AlternateContent>
          <mc:Choice Requires="wps">
            <w:drawing>
              <wp:anchor distT="0" distB="0" distL="114300" distR="114300" simplePos="0" relativeHeight="251768832" behindDoc="0" locked="0" layoutInCell="1" allowOverlap="1" wp14:anchorId="7B27FB1C" wp14:editId="3EF7DF30">
                <wp:simplePos x="0" y="0"/>
                <wp:positionH relativeFrom="column">
                  <wp:posOffset>290830</wp:posOffset>
                </wp:positionH>
                <wp:positionV relativeFrom="paragraph">
                  <wp:posOffset>80010</wp:posOffset>
                </wp:positionV>
                <wp:extent cx="347980" cy="1642745"/>
                <wp:effectExtent l="0" t="0" r="0" b="0"/>
                <wp:wrapNone/>
                <wp:docPr id="1037639526" name="Text Box 5"/>
                <wp:cNvGraphicFramePr/>
                <a:graphic xmlns:a="http://schemas.openxmlformats.org/drawingml/2006/main">
                  <a:graphicData uri="http://schemas.microsoft.com/office/word/2010/wordprocessingShape">
                    <wps:wsp>
                      <wps:cNvSpPr txBox="1"/>
                      <wps:spPr>
                        <a:xfrm rot="10800000">
                          <a:off x="0" y="0"/>
                          <a:ext cx="347980" cy="164274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7B3059D" w14:textId="77777777" w:rsidR="00090888" w:rsidRPr="00090888" w:rsidRDefault="00090888" w:rsidP="00090888">
                            <w:pPr>
                              <w:rPr>
                                <w:rFonts w:ascii="Times New Roman" w:hAnsi="Times New Roman" w:cs="Times New Roman"/>
                                <w:lang w:val="en-CA"/>
                              </w:rPr>
                            </w:pPr>
                            <w:r w:rsidRPr="00090888">
                              <w:rPr>
                                <w:rFonts w:ascii="Times New Roman" w:hAnsi="Times New Roman" w:cs="Times New Roman"/>
                                <w:lang w:val="en-CA"/>
                              </w:rPr>
                              <w:t>Temporal Order Accuracy</w:t>
                            </w:r>
                          </w:p>
                        </w:txbxContent>
                      </wps:txbx>
                      <wps:bodyPr rot="0" spcFirstLastPara="0" vertOverflow="overflow" horzOverflow="overflow" vert="eaVert"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B27FB1C" id="_x0000_s1078" type="#_x0000_t202" style="position:absolute;margin-left:22.9pt;margin-top:6.3pt;width:27.4pt;height:129.35pt;rotation:180;z-index:2517688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" filled="f" stroked="f">
                <v:textbox style="layout-flow:vertical-ideographic">
                  <w:txbxContent>
                    <w:p w14:paraId="37B3059D" w14:textId="77777777" w:rsidR="00090888" w:rsidRPr="00090888" w:rsidRDefault="00090888" w:rsidP="00090888">
                      <w:pPr>
                        <w:rPr>
                          <w:rFonts w:ascii="Times New Roman" w:hAnsi="Times New Roman" w:cs="Times New Roman"/>
                          <w:lang w:val="en-CA"/>
                        </w:rPr>
                      </w:pPr>
                      <w:r w:rsidRPr="00090888">
                        <w:rPr>
                          <w:rFonts w:ascii="Times New Roman" w:hAnsi="Times New Roman" w:cs="Times New Roman"/>
                          <w:lang w:val="en-CA"/>
                        </w:rPr>
                        <w:t>Temporal Order Accuracy</w:t>
                      </w:r>
                    </w:p>
                  </w:txbxContent>
                </v:textbox>
              </v:shape>
            </w:pict>
          </mc:Fallback>
        </mc:AlternateContent>
      </w:r>
    </w:p>
    <w:p w14:paraId="75E753C5" w14:textId="749E959E" w:rsidR="00090888" w:rsidRDefault="00090888" w:rsidP="00090888">
      <w:pPr>
        <w:rPr>
          <w:rFonts w:ascii="Times New Roman" w:hAnsi="Times New Roman" w:cs="Times New Roman"/>
        </w:rPr>
      </w:pPr>
    </w:p>
    <w:p w14:paraId="0FD7A39D" w14:textId="7CFF1883" w:rsidR="00090888" w:rsidRDefault="00090888" w:rsidP="00090888">
      <w:pPr>
        <w:rPr>
          <w:rFonts w:ascii="Times New Roman" w:hAnsi="Times New Roman" w:cs="Times New Roman"/>
        </w:rPr>
      </w:pPr>
    </w:p>
    <w:p w14:paraId="16D973CB" w14:textId="2DE6DAAF" w:rsidR="00090888" w:rsidRDefault="00090888" w:rsidP="00090888">
      <w:pPr>
        <w:rPr>
          <w:rFonts w:ascii="Times New Roman" w:hAnsi="Times New Roman" w:cs="Times New Roman"/>
        </w:rPr>
      </w:pPr>
    </w:p>
    <w:p w14:paraId="25330F5B" w14:textId="563A04FD" w:rsidR="00090888" w:rsidRDefault="00090888" w:rsidP="00090888">
      <w:pPr>
        <w:rPr>
          <w:rFonts w:ascii="Times New Roman" w:hAnsi="Times New Roman" w:cs="Times New Roman"/>
        </w:rPr>
      </w:pPr>
    </w:p>
    <w:p w14:paraId="32E0D66C" w14:textId="55983031" w:rsidR="00090888" w:rsidRDefault="00090888" w:rsidP="00090888">
      <w:pPr>
        <w:rPr>
          <w:rFonts w:ascii="Times New Roman" w:hAnsi="Times New Roman" w:cs="Times New Roman"/>
        </w:rPr>
      </w:pPr>
    </w:p>
    <w:p w14:paraId="768EC832" w14:textId="3BA607D3" w:rsidR="00090888" w:rsidRDefault="00090888" w:rsidP="00090888">
      <w:pPr>
        <w:rPr>
          <w:rFonts w:ascii="Times New Roman" w:hAnsi="Times New Roman" w:cs="Times New Roman"/>
          <w:b/>
        </w:rPr>
      </w:pPr>
    </w:p>
    <w:p w14:paraId="5EA313A2" w14:textId="77777777" w:rsidR="00090888" w:rsidRDefault="00090888" w:rsidP="00090888">
      <w:pPr>
        <w:rPr>
          <w:rFonts w:ascii="Times New Roman" w:hAnsi="Times New Roman" w:cs="Times New Roman"/>
          <w:b/>
        </w:rPr>
      </w:pPr>
    </w:p>
    <w:p w14:paraId="3135163A" w14:textId="054342EB" w:rsidR="00090888" w:rsidRDefault="00090888" w:rsidP="00090888">
      <w:pPr>
        <w:rPr>
          <w:rFonts w:ascii="Times New Roman" w:hAnsi="Times New Roman" w:cs="Times New Roman"/>
          <w:b/>
        </w:rPr>
      </w:pPr>
    </w:p>
    <w:p w14:paraId="5CA289E2" w14:textId="77777777" w:rsidR="00090888" w:rsidRDefault="00090888" w:rsidP="00090888">
      <w:pPr>
        <w:rPr>
          <w:rFonts w:ascii="Times New Roman" w:hAnsi="Times New Roman" w:cs="Times New Roman"/>
          <w:b/>
        </w:rPr>
      </w:pPr>
    </w:p>
    <w:p w14:paraId="629082A2" w14:textId="77777777" w:rsidR="00090888" w:rsidRDefault="00090888" w:rsidP="00090888">
      <w:pPr>
        <w:rPr>
          <w:rFonts w:ascii="Times New Roman" w:hAnsi="Times New Roman" w:cs="Times New Roman"/>
          <w:b/>
        </w:rPr>
      </w:pPr>
    </w:p>
    <w:p w14:paraId="5CF07164" w14:textId="599D94CE" w:rsidR="00090888" w:rsidRDefault="00090888" w:rsidP="00090888">
      <w:pPr>
        <w:rPr>
          <w:rFonts w:ascii="Times New Roman" w:hAnsi="Times New Roman" w:cs="Times New Roman"/>
          <w:b/>
        </w:rPr>
      </w:pPr>
    </w:p>
    <w:p w14:paraId="0F3B02CA" w14:textId="77777777" w:rsidR="00090888" w:rsidRDefault="00090888" w:rsidP="00090888">
      <w:pPr>
        <w:rPr>
          <w:rFonts w:ascii="Times New Roman" w:hAnsi="Times New Roman" w:cs="Times New Roman"/>
          <w:b/>
        </w:rPr>
      </w:pPr>
    </w:p>
    <w:p w14:paraId="65E6C3B7" w14:textId="3475A9C0" w:rsidR="00090888" w:rsidRDefault="00090888" w:rsidP="00090888">
      <w:pPr>
        <w:rPr>
          <w:rFonts w:ascii="Times New Roman" w:hAnsi="Times New Roman" w:cs="Times New Roman"/>
          <w:b/>
        </w:rPr>
      </w:pPr>
    </w:p>
    <w:p w14:paraId="60EF367E" w14:textId="77777777" w:rsidR="00090888" w:rsidRDefault="00090888" w:rsidP="00090888">
      <w:pPr>
        <w:rPr>
          <w:rFonts w:ascii="Times New Roman" w:hAnsi="Times New Roman" w:cs="Times New Roman"/>
          <w:b/>
        </w:rPr>
      </w:pPr>
    </w:p>
    <w:p w14:paraId="540A7902" w14:textId="5994C9F6" w:rsidR="00090888" w:rsidRDefault="00090888" w:rsidP="00090888">
      <w:pPr>
        <w:rPr>
          <w:rFonts w:ascii="Times New Roman" w:hAnsi="Times New Roman" w:cs="Times New Roman"/>
          <w:b/>
        </w:rPr>
      </w:pPr>
      <w:r>
        <w:rPr>
          <w:noProof/>
          <w:lang w:val="de-DE" w:eastAsia="de-DE" w:bidi="ar-SA"/>
          <w14:ligatures w14:val="standardContextual"/>
        </w:rPr>
        <mc:AlternateContent>
          <mc:Choice Requires="wps">
            <w:drawing>
              <wp:anchor distT="0" distB="0" distL="114300" distR="114300" simplePos="0" relativeHeight="251766784" behindDoc="0" locked="0" layoutInCell="1" allowOverlap="1" wp14:anchorId="598E211C" wp14:editId="0EC3B538">
                <wp:simplePos x="0" y="0"/>
                <wp:positionH relativeFrom="column">
                  <wp:posOffset>1828800</wp:posOffset>
                </wp:positionH>
                <wp:positionV relativeFrom="paragraph">
                  <wp:posOffset>58183</wp:posOffset>
                </wp:positionV>
                <wp:extent cx="2357610" cy="271780"/>
                <wp:effectExtent l="0" t="0" r="0" b="0"/>
                <wp:wrapNone/>
                <wp:docPr id="484557494" name="Text Box 3"/>
                <wp:cNvGraphicFramePr/>
                <a:graphic xmlns:a="http://schemas.openxmlformats.org/drawingml/2006/main">
                  <a:graphicData uri="http://schemas.microsoft.com/office/word/2010/wordprocessingShape">
                    <wps:wsp>
                      <wps:cNvSpPr txBox="1"/>
                      <wps:spPr>
                        <a:xfrm>
                          <a:off x="0" y="0"/>
                          <a:ext cx="2357610" cy="27178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7E1AE82D" w14:textId="77777777" w:rsidR="00090888" w:rsidRPr="00090888" w:rsidRDefault="00090888" w:rsidP="00090888">
                            <w:pPr>
                              <w:jc w:val="center"/>
                              <w:rPr>
                                <w:rFonts w:ascii="Times New Roman" w:hAnsi="Times New Roman" w:cs="Times New Roman"/>
                                <w:lang w:val="en-CA"/>
                              </w:rPr>
                            </w:pPr>
                            <w:r>
                              <w:rPr>
                                <w:rFonts w:ascii="Times New Roman" w:hAnsi="Times New Roman" w:cs="Times New Roman"/>
                                <w:lang w:val="en-CA"/>
                              </w:rPr>
                              <w:t>Source Memory Accuracy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98E211C" id="_x0000_s1079" type="#_x0000_t202" style="position:absolute;margin-left:2in;margin-top:4.6pt;width:185.65pt;height:21.4pt;z-index:251766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" filled="f" stroked="f">
                <v:textbox>
                  <w:txbxContent>
                    <w:p w14:paraId="7E1AE82D" w14:textId="77777777" w:rsidR="00090888" w:rsidRPr="00090888" w:rsidRDefault="00090888" w:rsidP="00090888">
                      <w:pPr>
                        <w:jc w:val="center"/>
                        <w:rPr>
                          <w:rFonts w:ascii="Times New Roman" w:hAnsi="Times New Roman" w:cs="Times New Roman"/>
                          <w:lang w:val="en-CA"/>
                        </w:rPr>
                      </w:pPr>
                      <w:r>
                        <w:rPr>
                          <w:rFonts w:ascii="Times New Roman" w:hAnsi="Times New Roman" w:cs="Times New Roman"/>
                          <w:lang w:val="en-CA"/>
                        </w:rPr>
                        <w:t>Source Memory Accuracy</w:t>
                      </w:r>
                    </w:p>
                  </w:txbxContent>
                </v:textbox>
              </v:shape>
            </w:pict>
          </mc:Fallback>
        </mc:AlternateContent>
      </w:r>
    </w:p>
    <w:p w14:paraId="672CD95E" w14:textId="7DB98BFF" w:rsidR="00090888" w:rsidRDefault="00090888" w:rsidP="00090888">
      <w:pPr>
        <w:rPr>
          <w:rFonts w:ascii="Times New Roman" w:hAnsi="Times New Roman" w:cs="Times New Roman"/>
          <w:b/>
        </w:rPr>
      </w:pPr>
    </w:p>
    <w:p w14:paraId="3E9BE0F0" w14:textId="25DA114D" w:rsidR="00090888" w:rsidRDefault="00090888" w:rsidP="00090888">
      <w:pPr>
        <w:rPr>
          <w:rFonts w:ascii="Times New Roman" w:hAnsi="Times New Roman" w:cs="Times New Roman"/>
          <w:sz w:val="24"/>
          <w:szCs w:val="24"/>
        </w:rPr>
      </w:pPr>
      <w:r w:rsidRPr="00C71394">
        <w:rPr>
          <w:rFonts w:ascii="Times New Roman" w:hAnsi="Times New Roman" w:cs="Times New Roman"/>
          <w:b/>
        </w:rPr>
        <w:t xml:space="preserve">Figure </w:t>
      </w:r>
      <w:r>
        <w:rPr>
          <w:rFonts w:ascii="Times New Roman" w:hAnsi="Times New Roman" w:cs="Times New Roman"/>
          <w:b/>
        </w:rPr>
        <w:t>6</w:t>
      </w:r>
      <w:r w:rsidRPr="00C71394">
        <w:rPr>
          <w:rFonts w:ascii="Times New Roman" w:hAnsi="Times New Roman" w:cs="Times New Roman"/>
          <w:b/>
        </w:rPr>
        <w:t>.</w:t>
      </w:r>
      <w:r>
        <w:rPr>
          <w:rFonts w:ascii="Times New Roman" w:hAnsi="Times New Roman" w:cs="Times New Roman"/>
          <w:b/>
        </w:rPr>
        <w:t xml:space="preserve"> Effect of context order memory and source memory on temporal order memory</w:t>
      </w:r>
      <w:r w:rsidRPr="00C71394">
        <w:rPr>
          <w:rFonts w:ascii="Times New Roman" w:hAnsi="Times New Roman" w:cs="Times New Roman"/>
          <w:b/>
        </w:rPr>
        <w:t>.</w:t>
      </w:r>
      <w:r w:rsidRPr="00C71394">
        <w:rPr>
          <w:rFonts w:ascii="Times New Roman" w:hAnsi="Times New Roman" w:cs="Times New Roman"/>
        </w:rPr>
        <w:t xml:space="preserve"> </w:t>
      </w:r>
      <w:r w:rsidRPr="00786B18">
        <w:rPr>
          <w:rFonts w:ascii="Times New Roman" w:hAnsi="Times New Roman" w:cs="Times New Roman"/>
        </w:rPr>
        <w:t xml:space="preserve">Source memory predicted temporal order memory only when context order memory was </w:t>
      </w:r>
      <w:r w:rsidR="0065281E">
        <w:rPr>
          <w:rFonts w:ascii="Times New Roman" w:hAnsi="Times New Roman" w:cs="Times New Roman"/>
        </w:rPr>
        <w:t xml:space="preserve">fully </w:t>
      </w:r>
      <w:r w:rsidRPr="00786B18">
        <w:rPr>
          <w:rFonts w:ascii="Times New Roman" w:hAnsi="Times New Roman" w:cs="Times New Roman"/>
        </w:rPr>
        <w:t>correct</w:t>
      </w:r>
      <w:r w:rsidR="0065281E">
        <w:rPr>
          <w:rFonts w:ascii="Times New Roman" w:hAnsi="Times New Roman" w:cs="Times New Roman"/>
        </w:rPr>
        <w:t>, namely, when participants remembered the context of both test items. W</w:t>
      </w:r>
      <w:r w:rsidRPr="00786B18">
        <w:rPr>
          <w:rFonts w:ascii="Times New Roman" w:hAnsi="Times New Roman" w:cs="Times New Roman"/>
        </w:rPr>
        <w:t xml:space="preserve">hen context order memory was </w:t>
      </w:r>
      <w:r w:rsidR="0065281E">
        <w:rPr>
          <w:rFonts w:ascii="Times New Roman" w:hAnsi="Times New Roman" w:cs="Times New Roman"/>
        </w:rPr>
        <w:t>at le</w:t>
      </w:r>
      <w:r w:rsidR="00F26698">
        <w:rPr>
          <w:rFonts w:ascii="Times New Roman" w:hAnsi="Times New Roman" w:cs="Times New Roman"/>
        </w:rPr>
        <w:t>a</w:t>
      </w:r>
      <w:r w:rsidR="0065281E">
        <w:rPr>
          <w:rFonts w:ascii="Times New Roman" w:hAnsi="Times New Roman" w:cs="Times New Roman"/>
        </w:rPr>
        <w:t xml:space="preserve">st partially </w:t>
      </w:r>
      <w:r w:rsidRPr="00786B18">
        <w:rPr>
          <w:rFonts w:ascii="Times New Roman" w:hAnsi="Times New Roman" w:cs="Times New Roman"/>
        </w:rPr>
        <w:t>incorrect</w:t>
      </w:r>
      <w:r w:rsidR="00F26698">
        <w:rPr>
          <w:rFonts w:ascii="Times New Roman" w:hAnsi="Times New Roman" w:cs="Times New Roman"/>
        </w:rPr>
        <w:t xml:space="preserve"> (only one or no contexts were accurately retrieved)</w:t>
      </w:r>
      <w:r w:rsidRPr="00786B18">
        <w:rPr>
          <w:rFonts w:ascii="Times New Roman" w:hAnsi="Times New Roman" w:cs="Times New Roman"/>
        </w:rPr>
        <w:t xml:space="preserve">, </w:t>
      </w:r>
      <w:r w:rsidR="00F26698">
        <w:rPr>
          <w:rFonts w:ascii="Times New Roman" w:hAnsi="Times New Roman" w:cs="Times New Roman"/>
        </w:rPr>
        <w:t xml:space="preserve">temporal order </w:t>
      </w:r>
      <w:r w:rsidRPr="00786B18">
        <w:rPr>
          <w:rFonts w:ascii="Times New Roman" w:hAnsi="Times New Roman" w:cs="Times New Roman"/>
        </w:rPr>
        <w:t>accuracy was similar</w:t>
      </w:r>
      <w:r w:rsidR="0065281E">
        <w:rPr>
          <w:rFonts w:ascii="Times New Roman" w:hAnsi="Times New Roman" w:cs="Times New Roman"/>
        </w:rPr>
        <w:t>, and at chance,</w:t>
      </w:r>
      <w:r w:rsidRPr="00786B18">
        <w:rPr>
          <w:rFonts w:ascii="Times New Roman" w:hAnsi="Times New Roman" w:cs="Times New Roman"/>
        </w:rPr>
        <w:t xml:space="preserve"> across source-memory levels.</w:t>
      </w:r>
    </w:p>
    <w:p w14:paraId="7D111F57" w14:textId="1880DFD4" w:rsidR="00090888" w:rsidRDefault="00090888" w:rsidP="00090888">
      <w:pPr>
        <w:rPr>
          <w:rFonts w:ascii="Times New Roman" w:hAnsi="Times New Roman" w:cs="Times New Roman"/>
        </w:rPr>
      </w:pPr>
    </w:p>
    <w:p w14:paraId="06B21939" w14:textId="77777777" w:rsidR="00090888" w:rsidRPr="00786B18" w:rsidRDefault="00090888" w:rsidP="00090888">
      <w:pPr>
        <w:rPr>
          <w:rFonts w:ascii="Times New Roman" w:hAnsi="Times New Roman" w:cs="Times New Roman"/>
          <w:sz w:val="24"/>
          <w:szCs w:val="24"/>
        </w:rPr>
      </w:pPr>
    </w:p>
    <w:p w14:paraId="47D5982C" w14:textId="68E56827" w:rsidR="00090888" w:rsidRPr="00C71394" w:rsidRDefault="00090888" w:rsidP="00090888">
      <w:pPr>
        <w:pBdr>
          <w:top w:val="nil"/>
          <w:left w:val="nil"/>
          <w:bottom w:val="nil"/>
          <w:right w:val="nil"/>
          <w:between w:val="nil"/>
        </w:pBdr>
        <w:jc w:val="center"/>
        <w:rPr>
          <w:rFonts w:ascii="Times New Roman" w:hAnsi="Times New Roman" w:cs="Times New Roman"/>
          <w:b/>
          <w:sz w:val="24"/>
          <w:szCs w:val="24"/>
        </w:rPr>
      </w:pPr>
      <w:r>
        <w:rPr>
          <w:rFonts w:ascii="Times New Roman" w:hAnsi="Times New Roman" w:cs="Times New Roman"/>
          <w:b/>
          <w:sz w:val="24"/>
          <w:szCs w:val="24"/>
        </w:rPr>
        <w:t>Discussion</w:t>
      </w:r>
    </w:p>
    <w:p w14:paraId="683BB8E2" w14:textId="77777777" w:rsidR="00090888" w:rsidRDefault="00090888" w:rsidP="00090888">
      <w:pPr>
        <w:rPr>
          <w:rFonts w:ascii="Times New Roman" w:hAnsi="Times New Roman" w:cs="Times New Roman"/>
          <w:sz w:val="24"/>
          <w:szCs w:val="24"/>
        </w:rPr>
      </w:pPr>
    </w:p>
    <w:p w14:paraId="3BB8DCAB" w14:textId="4296DA42" w:rsidR="008B407C" w:rsidRPr="002026EF" w:rsidRDefault="00090888" w:rsidP="008B407C">
      <w:pPr>
        <w:rPr>
          <w:rFonts w:ascii="Times New Roman" w:hAnsi="Times New Roman" w:cs="Times New Roman"/>
          <w:sz w:val="24"/>
          <w:szCs w:val="24"/>
        </w:rPr>
      </w:pPr>
      <w:r w:rsidRPr="002026EF">
        <w:rPr>
          <w:rFonts w:ascii="Times New Roman" w:hAnsi="Times New Roman" w:cs="Times New Roman"/>
          <w:sz w:val="24"/>
          <w:szCs w:val="24"/>
        </w:rPr>
        <w:t xml:space="preserve">Experiment 2 examined which factors influence temporal order memory when contextual cues are not available at retrieval. By removing the contextual cues at test, participants had to rely on </w:t>
      </w:r>
      <w:r w:rsidR="00F26698" w:rsidRPr="002026EF">
        <w:rPr>
          <w:rFonts w:ascii="Times New Roman" w:hAnsi="Times New Roman" w:cs="Times New Roman"/>
          <w:sz w:val="24"/>
          <w:szCs w:val="24"/>
        </w:rPr>
        <w:t>the information they could retrieve and could not rely on</w:t>
      </w:r>
      <w:r w:rsidRPr="002026EF">
        <w:rPr>
          <w:rFonts w:ascii="Times New Roman" w:hAnsi="Times New Roman" w:cs="Times New Roman"/>
          <w:sz w:val="24"/>
          <w:szCs w:val="24"/>
        </w:rPr>
        <w:t xml:space="preserve"> perceptual context cues</w:t>
      </w:r>
      <w:r w:rsidR="008B407C" w:rsidRPr="002026EF">
        <w:rPr>
          <w:rFonts w:ascii="Times New Roman" w:hAnsi="Times New Roman" w:cs="Times New Roman"/>
          <w:sz w:val="24"/>
          <w:szCs w:val="24"/>
        </w:rPr>
        <w:t xml:space="preserve"> – the typical set-up in the temporal memory literature</w:t>
      </w:r>
      <w:r w:rsidRPr="002026EF">
        <w:rPr>
          <w:rFonts w:ascii="Times New Roman" w:hAnsi="Times New Roman" w:cs="Times New Roman"/>
          <w:sz w:val="24"/>
          <w:szCs w:val="24"/>
        </w:rPr>
        <w:t>.</w:t>
      </w:r>
      <w:r w:rsidR="00F26698" w:rsidRPr="002026EF">
        <w:rPr>
          <w:rFonts w:ascii="Times New Roman" w:hAnsi="Times New Roman" w:cs="Times New Roman"/>
          <w:sz w:val="24"/>
          <w:szCs w:val="24"/>
        </w:rPr>
        <w:t xml:space="preserve"> </w:t>
      </w:r>
    </w:p>
    <w:p w14:paraId="1C0365DD" w14:textId="2E784D29" w:rsidR="008B407C" w:rsidRDefault="00090888" w:rsidP="00997ECA">
      <w:pPr>
        <w:ind w:firstLine="720"/>
        <w:rPr>
          <w:rFonts w:ascii="Times New Roman" w:hAnsi="Times New Roman" w:cs="Times New Roman"/>
          <w:sz w:val="24"/>
          <w:szCs w:val="24"/>
        </w:rPr>
      </w:pPr>
      <w:r w:rsidRPr="002026EF">
        <w:rPr>
          <w:rFonts w:ascii="Times New Roman" w:hAnsi="Times New Roman" w:cs="Times New Roman"/>
          <w:sz w:val="24"/>
          <w:szCs w:val="24"/>
        </w:rPr>
        <w:t xml:space="preserve">Consistent with our hypothesis, source memory supported temporal order judgments only when participants also remembered the order of the relevant contexts. When participants misremembered context order, temporal order accuracy did not vary with </w:t>
      </w:r>
      <w:r w:rsidR="00F26698" w:rsidRPr="002026EF">
        <w:rPr>
          <w:rFonts w:ascii="Times New Roman" w:hAnsi="Times New Roman" w:cs="Times New Roman"/>
          <w:sz w:val="24"/>
          <w:szCs w:val="24"/>
        </w:rPr>
        <w:t xml:space="preserve">the number of </w:t>
      </w:r>
      <w:r w:rsidRPr="002026EF">
        <w:rPr>
          <w:rFonts w:ascii="Times New Roman" w:hAnsi="Times New Roman" w:cs="Times New Roman"/>
          <w:sz w:val="24"/>
          <w:szCs w:val="24"/>
        </w:rPr>
        <w:t xml:space="preserve">contexts remembered correctly, suggesting that </w:t>
      </w:r>
      <w:r w:rsidR="00F26698" w:rsidRPr="002026EF">
        <w:rPr>
          <w:rFonts w:ascii="Times New Roman" w:hAnsi="Times New Roman" w:cs="Times New Roman"/>
          <w:sz w:val="24"/>
          <w:szCs w:val="24"/>
        </w:rPr>
        <w:t xml:space="preserve">reinstating the encoding context at test (operationalised </w:t>
      </w:r>
      <w:r w:rsidR="00F26698" w:rsidRPr="002026EF">
        <w:rPr>
          <w:rFonts w:ascii="Times New Roman" w:hAnsi="Times New Roman" w:cs="Times New Roman"/>
          <w:sz w:val="24"/>
          <w:szCs w:val="24"/>
        </w:rPr>
        <w:lastRenderedPageBreak/>
        <w:t xml:space="preserve">here as </w:t>
      </w:r>
      <w:r w:rsidRPr="002026EF">
        <w:rPr>
          <w:rFonts w:ascii="Times New Roman" w:hAnsi="Times New Roman" w:cs="Times New Roman"/>
          <w:sz w:val="24"/>
          <w:szCs w:val="24"/>
        </w:rPr>
        <w:t>accurate item-context memory</w:t>
      </w:r>
      <w:r w:rsidR="00F26698" w:rsidRPr="002026EF">
        <w:rPr>
          <w:rFonts w:ascii="Times New Roman" w:hAnsi="Times New Roman" w:cs="Times New Roman"/>
          <w:sz w:val="24"/>
          <w:szCs w:val="24"/>
        </w:rPr>
        <w:t>)</w:t>
      </w:r>
      <w:r w:rsidRPr="002026EF">
        <w:rPr>
          <w:rFonts w:ascii="Times New Roman" w:hAnsi="Times New Roman" w:cs="Times New Roman"/>
          <w:sz w:val="24"/>
          <w:szCs w:val="24"/>
        </w:rPr>
        <w:t xml:space="preserve"> is not sufficient to support temporal order judgments when the context sequence itself is misrepresented. </w:t>
      </w:r>
      <w:r w:rsidR="008B407C" w:rsidRPr="002026EF">
        <w:rPr>
          <w:rFonts w:ascii="Times New Roman" w:hAnsi="Times New Roman" w:cs="Times New Roman"/>
          <w:sz w:val="24"/>
          <w:szCs w:val="24"/>
        </w:rPr>
        <w:t>W</w:t>
      </w:r>
      <w:r w:rsidRPr="002026EF">
        <w:rPr>
          <w:rFonts w:ascii="Times New Roman" w:hAnsi="Times New Roman" w:cs="Times New Roman"/>
          <w:sz w:val="24"/>
          <w:szCs w:val="24"/>
        </w:rPr>
        <w:t>hen participants correctly remembered context order, temporal order accuracy was higher when they remembered both item contexts correctly than when they remembered only one or neither item context correctly, with no difference between the one- and neither-context cases. This pattern suggests that temporal order judgments benefit most when participants can identify the contexts of both tested items and remember the order of those contexts.</w:t>
      </w:r>
      <w:r w:rsidR="00F26698" w:rsidRPr="002026EF">
        <w:rPr>
          <w:rFonts w:ascii="Times New Roman" w:hAnsi="Times New Roman" w:cs="Times New Roman"/>
          <w:sz w:val="24"/>
          <w:szCs w:val="24"/>
        </w:rPr>
        <w:t xml:space="preserve"> </w:t>
      </w:r>
    </w:p>
    <w:p w14:paraId="1B9CA6F1" w14:textId="54261C57" w:rsidR="006205B4" w:rsidRDefault="006205B4" w:rsidP="00F26698">
      <w:pPr>
        <w:rPr>
          <w:rFonts w:ascii="Times New Roman" w:hAnsi="Times New Roman" w:cs="Times New Roman"/>
          <w:sz w:val="24"/>
          <w:szCs w:val="24"/>
        </w:rPr>
      </w:pPr>
      <w:r>
        <w:rPr>
          <w:rFonts w:ascii="Times New Roman" w:hAnsi="Times New Roman" w:cs="Times New Roman"/>
          <w:sz w:val="24"/>
          <w:szCs w:val="24"/>
        </w:rPr>
        <w:tab/>
      </w:r>
      <w:r w:rsidRPr="006205B4">
        <w:rPr>
          <w:rFonts w:ascii="Times New Roman" w:hAnsi="Times New Roman" w:cs="Times New Roman"/>
          <w:sz w:val="24"/>
          <w:szCs w:val="24"/>
        </w:rPr>
        <w:t xml:space="preserve">We additionally found that temporal order memory improved when participants’ retrieved boundary matched the true boundary condition. For </w:t>
      </w:r>
      <w:r w:rsidR="0033467C" w:rsidRPr="0046709C">
        <w:rPr>
          <w:rFonts w:ascii="Times New Roman" w:hAnsi="Times New Roman" w:cs="Times New Roman"/>
          <w:sz w:val="24"/>
          <w:szCs w:val="24"/>
        </w:rPr>
        <w:t>within-</w:t>
      </w:r>
      <w:r w:rsidR="0033467C">
        <w:rPr>
          <w:rFonts w:ascii="Times New Roman" w:hAnsi="Times New Roman" w:cs="Times New Roman" w:hint="eastAsia"/>
          <w:iCs/>
          <w:sz w:val="24"/>
          <w:szCs w:val="24"/>
          <w:lang w:eastAsia="zh-CN"/>
        </w:rPr>
        <w:t>event</w:t>
      </w:r>
      <w:r w:rsidR="0033467C" w:rsidRPr="006205B4">
        <w:rPr>
          <w:rFonts w:ascii="Times New Roman" w:hAnsi="Times New Roman" w:cs="Times New Roman"/>
          <w:sz w:val="24"/>
          <w:szCs w:val="24"/>
        </w:rPr>
        <w:t xml:space="preserve"> </w:t>
      </w:r>
      <w:r w:rsidRPr="006205B4">
        <w:rPr>
          <w:rFonts w:ascii="Times New Roman" w:hAnsi="Times New Roman" w:cs="Times New Roman"/>
          <w:sz w:val="24"/>
          <w:szCs w:val="24"/>
        </w:rPr>
        <w:t xml:space="preserve">pairs, accuracy increased when participants remembered that both items occurred in the same context. For cross-boundary pairs, accuracy also increased when participants remembered that the items occurred in different contexts, but it additionally depended on remembering the order of the two contexts. This asymmetry suggests that the classic </w:t>
      </w:r>
      <w:r w:rsidR="0033467C" w:rsidRPr="0046709C">
        <w:rPr>
          <w:rFonts w:ascii="Times New Roman" w:hAnsi="Times New Roman" w:cs="Times New Roman"/>
          <w:sz w:val="24"/>
          <w:szCs w:val="24"/>
        </w:rPr>
        <w:t>within-</w:t>
      </w:r>
      <w:r w:rsidR="0033467C">
        <w:rPr>
          <w:rFonts w:ascii="Times New Roman" w:hAnsi="Times New Roman" w:cs="Times New Roman" w:hint="eastAsia"/>
          <w:iCs/>
          <w:sz w:val="24"/>
          <w:szCs w:val="24"/>
          <w:lang w:eastAsia="zh-CN"/>
        </w:rPr>
        <w:t>event</w:t>
      </w:r>
      <w:r w:rsidR="0033467C" w:rsidRPr="006205B4">
        <w:rPr>
          <w:rFonts w:ascii="Times New Roman" w:hAnsi="Times New Roman" w:cs="Times New Roman"/>
          <w:sz w:val="24"/>
          <w:szCs w:val="24"/>
        </w:rPr>
        <w:t xml:space="preserve"> </w:t>
      </w:r>
      <w:r w:rsidRPr="006205B4">
        <w:rPr>
          <w:rFonts w:ascii="Times New Roman" w:hAnsi="Times New Roman" w:cs="Times New Roman"/>
          <w:sz w:val="24"/>
          <w:szCs w:val="24"/>
        </w:rPr>
        <w:t xml:space="preserve">advantage is not solely a consequence of boundary encoding, but also reflects the greater retrieval demands of cross-boundary judgments: accurate performance on cross-boundary trials requires integrating item–context associations with a correct representation of context order, whereas </w:t>
      </w:r>
      <w:r w:rsidR="0033467C" w:rsidRPr="0046709C">
        <w:rPr>
          <w:rFonts w:ascii="Times New Roman" w:hAnsi="Times New Roman" w:cs="Times New Roman"/>
          <w:sz w:val="24"/>
          <w:szCs w:val="24"/>
        </w:rPr>
        <w:t>within-</w:t>
      </w:r>
      <w:r w:rsidR="0033467C">
        <w:rPr>
          <w:rFonts w:ascii="Times New Roman" w:hAnsi="Times New Roman" w:cs="Times New Roman" w:hint="eastAsia"/>
          <w:iCs/>
          <w:sz w:val="24"/>
          <w:szCs w:val="24"/>
          <w:lang w:eastAsia="zh-CN"/>
        </w:rPr>
        <w:t>event</w:t>
      </w:r>
      <w:r w:rsidR="0033467C" w:rsidRPr="006205B4">
        <w:rPr>
          <w:rFonts w:ascii="Times New Roman" w:hAnsi="Times New Roman" w:cs="Times New Roman"/>
          <w:sz w:val="24"/>
          <w:szCs w:val="24"/>
        </w:rPr>
        <w:t xml:space="preserve"> </w:t>
      </w:r>
      <w:r w:rsidRPr="006205B4">
        <w:rPr>
          <w:rFonts w:ascii="Times New Roman" w:hAnsi="Times New Roman" w:cs="Times New Roman"/>
          <w:sz w:val="24"/>
          <w:szCs w:val="24"/>
        </w:rPr>
        <w:t xml:space="preserve">judgments can often be supported by context identity alone. </w:t>
      </w:r>
    </w:p>
    <w:p w14:paraId="5A86F220" w14:textId="5E273F63" w:rsidR="00090888" w:rsidRDefault="006205B4" w:rsidP="00F26698">
      <w:pPr>
        <w:rPr>
          <w:rFonts w:ascii="Times New Roman" w:hAnsi="Times New Roman" w:cs="Times New Roman"/>
          <w:sz w:val="24"/>
          <w:szCs w:val="24"/>
        </w:rPr>
      </w:pPr>
      <w:r>
        <w:rPr>
          <w:rFonts w:ascii="Times New Roman" w:hAnsi="Times New Roman" w:cs="Times New Roman"/>
          <w:sz w:val="24"/>
          <w:szCs w:val="24"/>
        </w:rPr>
        <w:tab/>
      </w:r>
      <w:r w:rsidR="00090888">
        <w:rPr>
          <w:rFonts w:ascii="Times New Roman" w:hAnsi="Times New Roman" w:cs="Times New Roman"/>
          <w:sz w:val="24"/>
          <w:szCs w:val="24"/>
        </w:rPr>
        <w:t>Strikingly</w:t>
      </w:r>
      <w:r w:rsidR="00090888" w:rsidRPr="003523E9">
        <w:rPr>
          <w:rFonts w:ascii="Times New Roman" w:hAnsi="Times New Roman" w:cs="Times New Roman"/>
          <w:sz w:val="24"/>
          <w:szCs w:val="24"/>
        </w:rPr>
        <w:t xml:space="preserve">, </w:t>
      </w:r>
      <w:r w:rsidR="00090888">
        <w:rPr>
          <w:rFonts w:ascii="Times New Roman" w:hAnsi="Times New Roman" w:cs="Times New Roman"/>
          <w:sz w:val="24"/>
          <w:szCs w:val="24"/>
        </w:rPr>
        <w:t>retrieved</w:t>
      </w:r>
      <w:r w:rsidR="00090888" w:rsidRPr="00594C59">
        <w:rPr>
          <w:rFonts w:ascii="Times New Roman" w:hAnsi="Times New Roman" w:cs="Times New Roman"/>
          <w:sz w:val="24"/>
          <w:szCs w:val="24"/>
        </w:rPr>
        <w:t xml:space="preserve"> </w:t>
      </w:r>
      <w:r w:rsidR="00090888" w:rsidRPr="003523E9">
        <w:rPr>
          <w:rFonts w:ascii="Times New Roman" w:hAnsi="Times New Roman" w:cs="Times New Roman"/>
          <w:sz w:val="24"/>
          <w:szCs w:val="24"/>
        </w:rPr>
        <w:t>boundary</w:t>
      </w:r>
      <w:r w:rsidR="00090888">
        <w:rPr>
          <w:rFonts w:ascii="Times New Roman" w:hAnsi="Times New Roman" w:cs="Times New Roman"/>
          <w:sz w:val="24"/>
          <w:szCs w:val="24"/>
        </w:rPr>
        <w:t>, but not actual boundary,</w:t>
      </w:r>
      <w:r w:rsidR="00090888" w:rsidRPr="003523E9">
        <w:rPr>
          <w:rFonts w:ascii="Times New Roman" w:hAnsi="Times New Roman" w:cs="Times New Roman"/>
          <w:sz w:val="24"/>
          <w:szCs w:val="24"/>
        </w:rPr>
        <w:t xml:space="preserve"> influenced temporal distance judgments</w:t>
      </w:r>
      <w:r w:rsidR="00090888">
        <w:rPr>
          <w:rFonts w:ascii="Times New Roman" w:hAnsi="Times New Roman" w:cs="Times New Roman"/>
          <w:sz w:val="24"/>
          <w:szCs w:val="24"/>
        </w:rPr>
        <w:t>. P</w:t>
      </w:r>
      <w:r w:rsidR="00090888" w:rsidRPr="003523E9">
        <w:rPr>
          <w:rFonts w:ascii="Times New Roman" w:hAnsi="Times New Roman" w:cs="Times New Roman"/>
          <w:sz w:val="24"/>
          <w:szCs w:val="24"/>
        </w:rPr>
        <w:t xml:space="preserve">airs judged as cross-boundary </w:t>
      </w:r>
      <w:r w:rsidR="00090888">
        <w:rPr>
          <w:rFonts w:ascii="Times New Roman" w:hAnsi="Times New Roman" w:cs="Times New Roman"/>
          <w:sz w:val="24"/>
          <w:szCs w:val="24"/>
        </w:rPr>
        <w:t xml:space="preserve">were </w:t>
      </w:r>
      <w:r w:rsidR="00090888" w:rsidRPr="003523E9">
        <w:rPr>
          <w:rFonts w:ascii="Times New Roman" w:hAnsi="Times New Roman" w:cs="Times New Roman"/>
          <w:sz w:val="24"/>
          <w:szCs w:val="24"/>
        </w:rPr>
        <w:t xml:space="preserve">rated as farther apart than pairs judged as </w:t>
      </w:r>
      <w:r w:rsidR="0033467C" w:rsidRPr="0046709C">
        <w:rPr>
          <w:rFonts w:ascii="Times New Roman" w:hAnsi="Times New Roman" w:cs="Times New Roman"/>
          <w:sz w:val="24"/>
          <w:szCs w:val="24"/>
        </w:rPr>
        <w:t>within-</w:t>
      </w:r>
      <w:r w:rsidR="0033467C">
        <w:rPr>
          <w:rFonts w:ascii="Times New Roman" w:hAnsi="Times New Roman" w:cs="Times New Roman" w:hint="eastAsia"/>
          <w:iCs/>
          <w:sz w:val="24"/>
          <w:szCs w:val="24"/>
          <w:lang w:eastAsia="zh-CN"/>
        </w:rPr>
        <w:t>event</w:t>
      </w:r>
      <w:r w:rsidR="00090888" w:rsidRPr="003523E9">
        <w:rPr>
          <w:rFonts w:ascii="Times New Roman" w:hAnsi="Times New Roman" w:cs="Times New Roman"/>
          <w:sz w:val="24"/>
          <w:szCs w:val="24"/>
        </w:rPr>
        <w:t xml:space="preserve">, supporting our hypothesis. In contrast, actual boundary and objective distance did not affect temporal distance ratings. This </w:t>
      </w:r>
      <w:r w:rsidR="00090888">
        <w:rPr>
          <w:rFonts w:ascii="Times New Roman" w:hAnsi="Times New Roman" w:cs="Times New Roman"/>
          <w:sz w:val="24"/>
          <w:szCs w:val="24"/>
        </w:rPr>
        <w:t>result</w:t>
      </w:r>
      <w:r w:rsidR="00090888" w:rsidRPr="003523E9">
        <w:rPr>
          <w:rFonts w:ascii="Times New Roman" w:hAnsi="Times New Roman" w:cs="Times New Roman"/>
          <w:sz w:val="24"/>
          <w:szCs w:val="24"/>
        </w:rPr>
        <w:t xml:space="preserve"> suggests that temporal distance judgments </w:t>
      </w:r>
      <w:r w:rsidR="00F26698">
        <w:rPr>
          <w:rFonts w:ascii="Times New Roman" w:hAnsi="Times New Roman" w:cs="Times New Roman"/>
          <w:sz w:val="24"/>
          <w:szCs w:val="24"/>
        </w:rPr>
        <w:t xml:space="preserve">can be </w:t>
      </w:r>
      <w:r w:rsidR="00090888" w:rsidRPr="003523E9">
        <w:rPr>
          <w:rFonts w:ascii="Times New Roman" w:hAnsi="Times New Roman" w:cs="Times New Roman"/>
          <w:sz w:val="24"/>
          <w:szCs w:val="24"/>
        </w:rPr>
        <w:t xml:space="preserve">driven more by </w:t>
      </w:r>
      <w:r w:rsidR="00F26698">
        <w:rPr>
          <w:rFonts w:ascii="Times New Roman" w:hAnsi="Times New Roman" w:cs="Times New Roman"/>
          <w:sz w:val="24"/>
          <w:szCs w:val="24"/>
        </w:rPr>
        <w:t xml:space="preserve">inferences that are based on </w:t>
      </w:r>
      <w:r w:rsidR="00090888" w:rsidRPr="003523E9">
        <w:rPr>
          <w:rFonts w:ascii="Times New Roman" w:hAnsi="Times New Roman" w:cs="Times New Roman"/>
          <w:sz w:val="24"/>
          <w:szCs w:val="24"/>
        </w:rPr>
        <w:t xml:space="preserve">reconstructed </w:t>
      </w:r>
      <w:r w:rsidR="00000B7B">
        <w:rPr>
          <w:rFonts w:ascii="Times New Roman" w:hAnsi="Times New Roman" w:cs="Times New Roman"/>
          <w:sz w:val="24"/>
          <w:szCs w:val="24"/>
        </w:rPr>
        <w:t>context</w:t>
      </w:r>
      <w:r w:rsidR="00090888" w:rsidRPr="003523E9">
        <w:rPr>
          <w:rFonts w:ascii="Times New Roman" w:hAnsi="Times New Roman" w:cs="Times New Roman"/>
          <w:sz w:val="24"/>
          <w:szCs w:val="24"/>
        </w:rPr>
        <w:t xml:space="preserve"> structure</w:t>
      </w:r>
      <w:r w:rsidR="00F26698">
        <w:rPr>
          <w:rFonts w:ascii="Times New Roman" w:hAnsi="Times New Roman" w:cs="Times New Roman"/>
          <w:sz w:val="24"/>
          <w:szCs w:val="24"/>
        </w:rPr>
        <w:t>. Temporal distance judgments here were more sensitive to</w:t>
      </w:r>
      <w:r w:rsidR="00090888" w:rsidRPr="003523E9">
        <w:rPr>
          <w:rFonts w:ascii="Times New Roman" w:hAnsi="Times New Roman" w:cs="Times New Roman"/>
          <w:sz w:val="24"/>
          <w:szCs w:val="24"/>
        </w:rPr>
        <w:t xml:space="preserve"> </w:t>
      </w:r>
      <w:r w:rsidR="00F26698">
        <w:rPr>
          <w:rFonts w:ascii="Times New Roman" w:hAnsi="Times New Roman" w:cs="Times New Roman"/>
          <w:sz w:val="24"/>
          <w:szCs w:val="24"/>
        </w:rPr>
        <w:t>participants’</w:t>
      </w:r>
      <w:r w:rsidR="00090888" w:rsidRPr="003523E9">
        <w:rPr>
          <w:rFonts w:ascii="Times New Roman" w:hAnsi="Times New Roman" w:cs="Times New Roman"/>
          <w:sz w:val="24"/>
          <w:szCs w:val="24"/>
        </w:rPr>
        <w:t xml:space="preserve"> subjective belief about whether a boundary separated the items</w:t>
      </w:r>
      <w:r w:rsidR="00090888">
        <w:rPr>
          <w:rFonts w:ascii="Times New Roman" w:hAnsi="Times New Roman" w:cs="Times New Roman"/>
          <w:sz w:val="24"/>
          <w:szCs w:val="24"/>
        </w:rPr>
        <w:t>,</w:t>
      </w:r>
      <w:r w:rsidR="00090888" w:rsidRPr="009B1569">
        <w:rPr>
          <w:rFonts w:ascii="Times New Roman" w:hAnsi="Times New Roman" w:cs="Times New Roman"/>
          <w:sz w:val="24"/>
          <w:szCs w:val="24"/>
        </w:rPr>
        <w:t xml:space="preserve"> </w:t>
      </w:r>
      <w:r w:rsidR="00090888" w:rsidRPr="003523E9">
        <w:rPr>
          <w:rFonts w:ascii="Times New Roman" w:hAnsi="Times New Roman" w:cs="Times New Roman"/>
          <w:sz w:val="24"/>
          <w:szCs w:val="24"/>
        </w:rPr>
        <w:t xml:space="preserve">than </w:t>
      </w:r>
      <w:r w:rsidR="00F26698">
        <w:rPr>
          <w:rFonts w:ascii="Times New Roman" w:hAnsi="Times New Roman" w:cs="Times New Roman"/>
          <w:sz w:val="24"/>
          <w:szCs w:val="24"/>
        </w:rPr>
        <w:t>to</w:t>
      </w:r>
      <w:r w:rsidR="00090888" w:rsidRPr="003523E9">
        <w:rPr>
          <w:rFonts w:ascii="Times New Roman" w:hAnsi="Times New Roman" w:cs="Times New Roman"/>
          <w:sz w:val="24"/>
          <w:szCs w:val="24"/>
        </w:rPr>
        <w:t xml:space="preserve"> the objective boundary condition at encoding</w:t>
      </w:r>
      <w:r w:rsidR="00090888">
        <w:rPr>
          <w:rFonts w:ascii="Times New Roman" w:hAnsi="Times New Roman" w:cs="Times New Roman"/>
          <w:sz w:val="24"/>
          <w:szCs w:val="24"/>
        </w:rPr>
        <w:t xml:space="preserve">. </w:t>
      </w:r>
      <w:r w:rsidR="00090888" w:rsidRPr="00830CD8">
        <w:rPr>
          <w:rFonts w:ascii="Times New Roman" w:hAnsi="Times New Roman" w:cs="Times New Roman"/>
          <w:sz w:val="24"/>
          <w:szCs w:val="24"/>
        </w:rPr>
        <w:t xml:space="preserve">Once this belief </w:t>
      </w:r>
      <w:r w:rsidR="00F26698">
        <w:rPr>
          <w:rFonts w:ascii="Times New Roman" w:hAnsi="Times New Roman" w:cs="Times New Roman"/>
          <w:sz w:val="24"/>
          <w:szCs w:val="24"/>
        </w:rPr>
        <w:t xml:space="preserve">about the presence or absence of boundary </w:t>
      </w:r>
      <w:r w:rsidR="00090888" w:rsidRPr="00830CD8">
        <w:rPr>
          <w:rFonts w:ascii="Times New Roman" w:hAnsi="Times New Roman" w:cs="Times New Roman"/>
          <w:sz w:val="24"/>
          <w:szCs w:val="24"/>
        </w:rPr>
        <w:t xml:space="preserve">is formed, it </w:t>
      </w:r>
      <w:r w:rsidR="00F26698">
        <w:rPr>
          <w:rFonts w:ascii="Times New Roman" w:hAnsi="Times New Roman" w:cs="Times New Roman"/>
          <w:sz w:val="24"/>
          <w:szCs w:val="24"/>
        </w:rPr>
        <w:t xml:space="preserve">appeared to </w:t>
      </w:r>
      <w:r w:rsidR="00090888" w:rsidRPr="00830CD8">
        <w:rPr>
          <w:rFonts w:ascii="Times New Roman" w:hAnsi="Times New Roman" w:cs="Times New Roman"/>
          <w:sz w:val="24"/>
          <w:szCs w:val="24"/>
        </w:rPr>
        <w:t>guide temporal distance judgments</w:t>
      </w:r>
      <w:r w:rsidR="00F26698">
        <w:rPr>
          <w:rFonts w:ascii="Times New Roman" w:hAnsi="Times New Roman" w:cs="Times New Roman"/>
          <w:sz w:val="24"/>
          <w:szCs w:val="24"/>
        </w:rPr>
        <w:t>. Indeed,</w:t>
      </w:r>
      <w:r w:rsidR="00090888" w:rsidRPr="00830CD8">
        <w:rPr>
          <w:rFonts w:ascii="Times New Roman" w:hAnsi="Times New Roman" w:cs="Times New Roman"/>
          <w:sz w:val="24"/>
          <w:szCs w:val="24"/>
        </w:rPr>
        <w:t xml:space="preserve"> a heuristic whereby items inferred to belong to different </w:t>
      </w:r>
      <w:r w:rsidR="00000B7B">
        <w:rPr>
          <w:rFonts w:ascii="Times New Roman" w:hAnsi="Times New Roman" w:cs="Times New Roman"/>
          <w:sz w:val="24"/>
          <w:szCs w:val="24"/>
        </w:rPr>
        <w:t>contexts</w:t>
      </w:r>
      <w:r w:rsidR="00090888" w:rsidRPr="00830CD8">
        <w:rPr>
          <w:rFonts w:ascii="Times New Roman" w:hAnsi="Times New Roman" w:cs="Times New Roman"/>
          <w:sz w:val="24"/>
          <w:szCs w:val="24"/>
        </w:rPr>
        <w:t xml:space="preserve"> are judged as having occurred further apart in time</w:t>
      </w:r>
      <w:r w:rsidR="00F26698">
        <w:rPr>
          <w:rFonts w:ascii="Times New Roman" w:hAnsi="Times New Roman" w:cs="Times New Roman"/>
          <w:sz w:val="24"/>
          <w:szCs w:val="24"/>
        </w:rPr>
        <w:t xml:space="preserve"> may be </w:t>
      </w:r>
      <w:r w:rsidR="00F26698" w:rsidRPr="00830CD8">
        <w:rPr>
          <w:rFonts w:ascii="Times New Roman" w:hAnsi="Times New Roman" w:cs="Times New Roman"/>
          <w:sz w:val="24"/>
          <w:szCs w:val="24"/>
        </w:rPr>
        <w:t>ecologically adaptive</w:t>
      </w:r>
      <w:r w:rsidR="00090888" w:rsidRPr="00830CD8">
        <w:rPr>
          <w:rFonts w:ascii="Times New Roman" w:hAnsi="Times New Roman" w:cs="Times New Roman"/>
          <w:sz w:val="24"/>
          <w:szCs w:val="24"/>
        </w:rPr>
        <w:t>.</w:t>
      </w:r>
    </w:p>
    <w:p w14:paraId="68370412" w14:textId="660C2C96" w:rsidR="00C71394" w:rsidRDefault="00090888" w:rsidP="00AE5D43">
      <w:pPr>
        <w:rPr>
          <w:rFonts w:ascii="Times New Roman" w:hAnsi="Times New Roman" w:cs="Times New Roman"/>
          <w:sz w:val="24"/>
          <w:szCs w:val="24"/>
        </w:rPr>
      </w:pPr>
      <w:r>
        <w:rPr>
          <w:rFonts w:ascii="Times New Roman" w:hAnsi="Times New Roman" w:cs="Times New Roman"/>
          <w:sz w:val="24"/>
          <w:szCs w:val="24"/>
        </w:rPr>
        <w:tab/>
      </w:r>
      <w:r w:rsidR="006205B4" w:rsidRPr="006205B4">
        <w:rPr>
          <w:rFonts w:ascii="Times New Roman" w:hAnsi="Times New Roman" w:cs="Times New Roman"/>
          <w:sz w:val="24"/>
          <w:szCs w:val="24"/>
        </w:rPr>
        <w:t>Taken together, these results show that temporal order memory depends on associative retrieval, but the relevant dependencies differ for within- and cross-boundary pairs.</w:t>
      </w:r>
      <w:r w:rsidR="006205B4">
        <w:rPr>
          <w:rFonts w:ascii="Times New Roman" w:hAnsi="Times New Roman" w:cs="Times New Roman"/>
          <w:sz w:val="24"/>
          <w:szCs w:val="24"/>
        </w:rPr>
        <w:t xml:space="preserve"> </w:t>
      </w:r>
      <w:r w:rsidR="006205B4" w:rsidRPr="006205B4">
        <w:rPr>
          <w:rFonts w:ascii="Times New Roman" w:hAnsi="Times New Roman" w:cs="Times New Roman"/>
          <w:sz w:val="24"/>
          <w:szCs w:val="24"/>
        </w:rPr>
        <w:t xml:space="preserve">For </w:t>
      </w:r>
      <w:r w:rsidR="0033467C" w:rsidRPr="0046709C">
        <w:rPr>
          <w:rFonts w:ascii="Times New Roman" w:hAnsi="Times New Roman" w:cs="Times New Roman"/>
          <w:sz w:val="24"/>
          <w:szCs w:val="24"/>
        </w:rPr>
        <w:t>within-</w:t>
      </w:r>
      <w:r w:rsidR="0033467C">
        <w:rPr>
          <w:rFonts w:ascii="Times New Roman" w:hAnsi="Times New Roman" w:cs="Times New Roman" w:hint="eastAsia"/>
          <w:iCs/>
          <w:sz w:val="24"/>
          <w:szCs w:val="24"/>
          <w:lang w:eastAsia="zh-CN"/>
        </w:rPr>
        <w:t>event</w:t>
      </w:r>
      <w:r w:rsidR="006205B4" w:rsidRPr="006205B4">
        <w:rPr>
          <w:rFonts w:ascii="Times New Roman" w:hAnsi="Times New Roman" w:cs="Times New Roman"/>
          <w:sz w:val="24"/>
          <w:szCs w:val="24"/>
        </w:rPr>
        <w:t xml:space="preserve"> pairs, temporal order judgments can often be supported by retrieving context identity and the associated item–context bindings. For cross-boundary pairs, accurate temporal order judgments additionally require an accurate representation of context sequence structure, such that item–context information must be integrated with context-order memory. In contrast, temporal distance judgments are more closely tied to subjective, reconstructed boundary representations than to the objective encoding structure.</w:t>
      </w:r>
    </w:p>
    <w:p w14:paraId="1713524A" w14:textId="77777777" w:rsidR="006205B4" w:rsidRDefault="006205B4" w:rsidP="00AE5D43">
      <w:pPr>
        <w:rPr>
          <w:iCs/>
        </w:rPr>
      </w:pPr>
    </w:p>
    <w:p w14:paraId="11031250" w14:textId="77777777" w:rsidR="006205B4" w:rsidRDefault="006205B4" w:rsidP="00AE5D43">
      <w:pPr>
        <w:rPr>
          <w:iCs/>
        </w:rPr>
      </w:pPr>
    </w:p>
    <w:p w14:paraId="291806E3" w14:textId="77777777" w:rsidR="006205B4" w:rsidRDefault="006205B4" w:rsidP="00AE5D43">
      <w:pPr>
        <w:rPr>
          <w:iCs/>
        </w:rPr>
      </w:pPr>
    </w:p>
    <w:p w14:paraId="677B1F3E" w14:textId="77777777" w:rsidR="006205B4" w:rsidRDefault="006205B4" w:rsidP="00AE5D43">
      <w:pPr>
        <w:rPr>
          <w:iCs/>
        </w:rPr>
      </w:pPr>
    </w:p>
    <w:p w14:paraId="0578E504" w14:textId="77777777" w:rsidR="006205B4" w:rsidRDefault="006205B4" w:rsidP="00AE5D43">
      <w:pPr>
        <w:rPr>
          <w:iCs/>
        </w:rPr>
      </w:pPr>
    </w:p>
    <w:p w14:paraId="0BD8151D" w14:textId="7AB05FB7" w:rsidR="0046709C" w:rsidRDefault="0046709C" w:rsidP="0046709C">
      <w:pPr>
        <w:ind w:firstLine="720"/>
        <w:jc w:val="center"/>
        <w:rPr>
          <w:rFonts w:ascii="Times New Roman" w:hAnsi="Times New Roman" w:cs="Times New Roman"/>
          <w:b/>
          <w:sz w:val="28"/>
          <w:szCs w:val="28"/>
        </w:rPr>
      </w:pPr>
      <w:r w:rsidRPr="0046709C">
        <w:rPr>
          <w:rFonts w:ascii="Times New Roman" w:hAnsi="Times New Roman" w:cs="Times New Roman"/>
          <w:b/>
          <w:sz w:val="28"/>
          <w:szCs w:val="28"/>
        </w:rPr>
        <w:t xml:space="preserve">Experiment </w:t>
      </w:r>
      <w:r w:rsidR="00090888">
        <w:rPr>
          <w:rFonts w:ascii="Times New Roman" w:hAnsi="Times New Roman" w:cs="Times New Roman"/>
          <w:b/>
          <w:sz w:val="28"/>
          <w:szCs w:val="28"/>
        </w:rPr>
        <w:t>3</w:t>
      </w:r>
    </w:p>
    <w:p w14:paraId="42ADB631" w14:textId="77777777" w:rsidR="0046709C" w:rsidRDefault="0046709C" w:rsidP="0046709C">
      <w:pPr>
        <w:ind w:firstLine="720"/>
        <w:jc w:val="center"/>
        <w:rPr>
          <w:rFonts w:ascii="Times New Roman" w:hAnsi="Times New Roman" w:cs="Times New Roman"/>
          <w:b/>
          <w:sz w:val="28"/>
          <w:szCs w:val="28"/>
        </w:rPr>
      </w:pPr>
    </w:p>
    <w:p w14:paraId="2E07AE4C" w14:textId="3EEE9DF2" w:rsidR="00090888" w:rsidRDefault="00090888" w:rsidP="002836B0">
      <w:pPr>
        <w:rPr>
          <w:rFonts w:ascii="Times New Roman" w:hAnsi="Times New Roman" w:cs="Times New Roman"/>
          <w:bCs/>
          <w:sz w:val="24"/>
          <w:szCs w:val="24"/>
          <w:lang w:eastAsia="zh-CN"/>
        </w:rPr>
      </w:pPr>
      <w:r w:rsidRPr="00090888">
        <w:rPr>
          <w:rFonts w:ascii="Times New Roman" w:hAnsi="Times New Roman" w:cs="Times New Roman"/>
          <w:bCs/>
          <w:sz w:val="24"/>
          <w:szCs w:val="24"/>
        </w:rPr>
        <w:t>Experiment 2 demonstrated that accurate temporal order memory depends jointly on item</w:t>
      </w:r>
      <w:r>
        <w:rPr>
          <w:rFonts w:ascii="Times New Roman" w:hAnsi="Times New Roman" w:cs="Times New Roman"/>
          <w:bCs/>
          <w:sz w:val="24"/>
          <w:szCs w:val="24"/>
        </w:rPr>
        <w:t>-</w:t>
      </w:r>
      <w:r w:rsidRPr="00090888">
        <w:rPr>
          <w:rFonts w:ascii="Times New Roman" w:hAnsi="Times New Roman" w:cs="Times New Roman"/>
          <w:bCs/>
          <w:sz w:val="24"/>
          <w:szCs w:val="24"/>
        </w:rPr>
        <w:t xml:space="preserve">context associations and memory for the order of the relevant contexts. However, because context order memory was not experimentally controlled in Experiment 2, </w:t>
      </w:r>
      <w:r w:rsidR="00E00E8E">
        <w:rPr>
          <w:rFonts w:ascii="Times New Roman" w:hAnsi="Times New Roman" w:cs="Times New Roman"/>
          <w:bCs/>
          <w:sz w:val="24"/>
          <w:szCs w:val="24"/>
        </w:rPr>
        <w:t xml:space="preserve">results could be due to </w:t>
      </w:r>
      <w:r w:rsidRPr="00090888">
        <w:rPr>
          <w:rFonts w:ascii="Times New Roman" w:hAnsi="Times New Roman" w:cs="Times New Roman"/>
          <w:bCs/>
          <w:sz w:val="24"/>
          <w:szCs w:val="24"/>
        </w:rPr>
        <w:t xml:space="preserve"> pre-experimental individual differences. In addition, administering the source and context order memory tasks after each round may have induced strategy shifts across rounds, increasing reliance on contextual information when making temporal judgments. To address these </w:t>
      </w:r>
      <w:r w:rsidR="00E00E8E">
        <w:rPr>
          <w:rFonts w:ascii="Times New Roman" w:hAnsi="Times New Roman" w:cs="Times New Roman"/>
          <w:bCs/>
          <w:sz w:val="24"/>
          <w:szCs w:val="24"/>
        </w:rPr>
        <w:t>limitation</w:t>
      </w:r>
      <w:r w:rsidRPr="00090888">
        <w:rPr>
          <w:rFonts w:ascii="Times New Roman" w:hAnsi="Times New Roman" w:cs="Times New Roman"/>
          <w:bCs/>
          <w:sz w:val="24"/>
          <w:szCs w:val="24"/>
        </w:rPr>
        <w:t>s, Experiment 3 manipulated event structure by varying the number of contexts within each list (three vs. six)</w:t>
      </w:r>
      <w:r w:rsidR="00E00E8E">
        <w:rPr>
          <w:rFonts w:ascii="Times New Roman" w:hAnsi="Times New Roman" w:cs="Times New Roman"/>
          <w:bCs/>
          <w:sz w:val="24"/>
          <w:szCs w:val="24"/>
        </w:rPr>
        <w:t>. We assumed that having only three, rather than six, contexts within each list would render</w:t>
      </w:r>
      <w:r w:rsidRPr="00090888">
        <w:rPr>
          <w:rFonts w:ascii="Times New Roman" w:hAnsi="Times New Roman" w:cs="Times New Roman"/>
          <w:bCs/>
          <w:sz w:val="24"/>
          <w:szCs w:val="24"/>
        </w:rPr>
        <w:t xml:space="preserve"> context order easier to remember. </w:t>
      </w:r>
      <w:r w:rsidR="00E00E8E">
        <w:rPr>
          <w:rFonts w:ascii="Times New Roman" w:hAnsi="Times New Roman" w:cs="Times New Roman"/>
          <w:bCs/>
          <w:sz w:val="24"/>
          <w:szCs w:val="24"/>
        </w:rPr>
        <w:t>This time, w</w:t>
      </w:r>
      <w:r w:rsidRPr="00090888">
        <w:rPr>
          <w:rFonts w:ascii="Times New Roman" w:hAnsi="Times New Roman" w:cs="Times New Roman"/>
          <w:bCs/>
          <w:sz w:val="24"/>
          <w:szCs w:val="24"/>
        </w:rPr>
        <w:t xml:space="preserve">e </w:t>
      </w:r>
      <w:r w:rsidR="00E00E8E">
        <w:rPr>
          <w:rFonts w:ascii="Times New Roman" w:hAnsi="Times New Roman" w:cs="Times New Roman"/>
          <w:bCs/>
          <w:sz w:val="24"/>
          <w:szCs w:val="24"/>
        </w:rPr>
        <w:t>employed</w:t>
      </w:r>
      <w:r w:rsidRPr="00090888">
        <w:rPr>
          <w:rFonts w:ascii="Times New Roman" w:hAnsi="Times New Roman" w:cs="Times New Roman"/>
          <w:bCs/>
          <w:sz w:val="24"/>
          <w:szCs w:val="24"/>
        </w:rPr>
        <w:t xml:space="preserve"> the context-present condition </w:t>
      </w:r>
      <w:r w:rsidR="00E00E8E">
        <w:rPr>
          <w:rFonts w:ascii="Times New Roman" w:hAnsi="Times New Roman" w:cs="Times New Roman"/>
          <w:bCs/>
          <w:sz w:val="24"/>
          <w:szCs w:val="24"/>
        </w:rPr>
        <w:t>o</w:t>
      </w:r>
      <w:r w:rsidRPr="00090888">
        <w:rPr>
          <w:rFonts w:ascii="Times New Roman" w:hAnsi="Times New Roman" w:cs="Times New Roman"/>
          <w:bCs/>
          <w:sz w:val="24"/>
          <w:szCs w:val="24"/>
        </w:rPr>
        <w:t>f Experiment 1 to better control item</w:t>
      </w:r>
      <w:r>
        <w:rPr>
          <w:rFonts w:ascii="Times New Roman" w:hAnsi="Times New Roman" w:cs="Times New Roman"/>
          <w:bCs/>
          <w:sz w:val="24"/>
          <w:szCs w:val="24"/>
        </w:rPr>
        <w:t>-</w:t>
      </w:r>
      <w:r w:rsidRPr="00090888">
        <w:rPr>
          <w:rFonts w:ascii="Times New Roman" w:hAnsi="Times New Roman" w:cs="Times New Roman"/>
          <w:bCs/>
          <w:sz w:val="24"/>
          <w:szCs w:val="24"/>
        </w:rPr>
        <w:t>context associations at retrieval and more directly test the contribution of context order memory to temporal memory.</w:t>
      </w:r>
      <w:r>
        <w:rPr>
          <w:rFonts w:ascii="Times New Roman" w:hAnsi="Times New Roman" w:cs="Times New Roman"/>
          <w:bCs/>
          <w:sz w:val="24"/>
          <w:szCs w:val="24"/>
        </w:rPr>
        <w:t xml:space="preserve"> </w:t>
      </w:r>
    </w:p>
    <w:p w14:paraId="5F2AAB20" w14:textId="1FF8A0FC" w:rsidR="00D71526" w:rsidRPr="00394CDE" w:rsidRDefault="00C21395" w:rsidP="00D71526">
      <w:pPr>
        <w:rPr>
          <w:rFonts w:ascii="Times New Roman" w:hAnsi="Times New Roman" w:cs="Times New Roman"/>
          <w:bCs/>
          <w:sz w:val="24"/>
          <w:szCs w:val="24"/>
          <w:lang w:eastAsia="zh-CN"/>
        </w:rPr>
      </w:pPr>
      <w:bookmarkStart w:id="50" w:name="OLE_LINK1"/>
      <w:r>
        <w:rPr>
          <w:rFonts w:ascii="Times New Roman" w:hAnsi="Times New Roman" w:cs="Times New Roman"/>
          <w:bCs/>
          <w:sz w:val="24"/>
          <w:szCs w:val="24"/>
          <w:lang w:eastAsia="zh-CN"/>
        </w:rPr>
        <w:tab/>
      </w:r>
      <w:bookmarkEnd w:id="50"/>
      <w:r w:rsidR="00D71526" w:rsidRPr="00D71526">
        <w:rPr>
          <w:rFonts w:ascii="Times New Roman" w:hAnsi="Times New Roman" w:cs="Times New Roman"/>
          <w:bCs/>
          <w:sz w:val="24"/>
          <w:szCs w:val="24"/>
          <w:lang w:eastAsia="zh-CN"/>
        </w:rPr>
        <w:t xml:space="preserve">The experiment was preregistered on OSF (10.17605/OSF.IO/6XVBF). We hypothesized that temporal order memory would differ by </w:t>
      </w:r>
      <w:r w:rsidR="00000B7B">
        <w:rPr>
          <w:rFonts w:ascii="Times New Roman" w:hAnsi="Times New Roman" w:cs="Times New Roman"/>
          <w:bCs/>
          <w:sz w:val="24"/>
          <w:szCs w:val="24"/>
          <w:lang w:eastAsia="zh-CN"/>
        </w:rPr>
        <w:t>event</w:t>
      </w:r>
      <w:r w:rsidR="00D71526" w:rsidRPr="00D71526">
        <w:rPr>
          <w:rFonts w:ascii="Times New Roman" w:hAnsi="Times New Roman" w:cs="Times New Roman"/>
          <w:bCs/>
          <w:sz w:val="24"/>
          <w:szCs w:val="24"/>
          <w:lang w:eastAsia="zh-CN"/>
        </w:rPr>
        <w:t xml:space="preserve"> structure. In the 6-context condition, participants would show better temporal order memory for </w:t>
      </w:r>
      <w:r w:rsidR="0033467C" w:rsidRPr="0046709C">
        <w:rPr>
          <w:rFonts w:ascii="Times New Roman" w:hAnsi="Times New Roman" w:cs="Times New Roman"/>
          <w:sz w:val="24"/>
          <w:szCs w:val="24"/>
        </w:rPr>
        <w:t>within-</w:t>
      </w:r>
      <w:r w:rsidR="0033467C">
        <w:rPr>
          <w:rFonts w:ascii="Times New Roman" w:hAnsi="Times New Roman" w:cs="Times New Roman" w:hint="eastAsia"/>
          <w:iCs/>
          <w:sz w:val="24"/>
          <w:szCs w:val="24"/>
          <w:lang w:eastAsia="zh-CN"/>
        </w:rPr>
        <w:t>event</w:t>
      </w:r>
      <w:r w:rsidR="0033467C" w:rsidRPr="00D71526">
        <w:rPr>
          <w:rFonts w:ascii="Times New Roman" w:hAnsi="Times New Roman" w:cs="Times New Roman"/>
          <w:bCs/>
          <w:sz w:val="24"/>
          <w:szCs w:val="24"/>
          <w:lang w:eastAsia="zh-CN"/>
        </w:rPr>
        <w:t xml:space="preserve"> </w:t>
      </w:r>
      <w:r w:rsidR="00D71526" w:rsidRPr="00D71526">
        <w:rPr>
          <w:rFonts w:ascii="Times New Roman" w:hAnsi="Times New Roman" w:cs="Times New Roman"/>
          <w:bCs/>
          <w:sz w:val="24"/>
          <w:szCs w:val="24"/>
          <w:lang w:eastAsia="zh-CN"/>
        </w:rPr>
        <w:t xml:space="preserve">pairs than for cross-boundary pairs. In the 3-context condition, we expected the opposite pattern: better temporal order memory for cross-boundary pairs than for </w:t>
      </w:r>
      <w:r w:rsidR="0033467C" w:rsidRPr="0046709C">
        <w:rPr>
          <w:rFonts w:ascii="Times New Roman" w:hAnsi="Times New Roman" w:cs="Times New Roman"/>
          <w:sz w:val="24"/>
          <w:szCs w:val="24"/>
        </w:rPr>
        <w:t>within-</w:t>
      </w:r>
      <w:r w:rsidR="0033467C">
        <w:rPr>
          <w:rFonts w:ascii="Times New Roman" w:hAnsi="Times New Roman" w:cs="Times New Roman" w:hint="eastAsia"/>
          <w:iCs/>
          <w:sz w:val="24"/>
          <w:szCs w:val="24"/>
          <w:lang w:eastAsia="zh-CN"/>
        </w:rPr>
        <w:t>event</w:t>
      </w:r>
      <w:r w:rsidR="00D71526" w:rsidRPr="00D71526">
        <w:rPr>
          <w:rFonts w:ascii="Times New Roman" w:hAnsi="Times New Roman" w:cs="Times New Roman"/>
          <w:bCs/>
          <w:sz w:val="24"/>
          <w:szCs w:val="24"/>
          <w:lang w:eastAsia="zh-CN"/>
        </w:rPr>
        <w:t xml:space="preserve"> pairs. For temporal distance memory, we hypothesized that participants in both conditions would judge cross-boundary pairs as temporally further apart than </w:t>
      </w:r>
      <w:r w:rsidR="0033467C" w:rsidRPr="0046709C">
        <w:rPr>
          <w:rFonts w:ascii="Times New Roman" w:hAnsi="Times New Roman" w:cs="Times New Roman"/>
          <w:sz w:val="24"/>
          <w:szCs w:val="24"/>
        </w:rPr>
        <w:t>within-</w:t>
      </w:r>
      <w:r w:rsidR="0033467C">
        <w:rPr>
          <w:rFonts w:ascii="Times New Roman" w:hAnsi="Times New Roman" w:cs="Times New Roman" w:hint="eastAsia"/>
          <w:iCs/>
          <w:sz w:val="24"/>
          <w:szCs w:val="24"/>
          <w:lang w:eastAsia="zh-CN"/>
        </w:rPr>
        <w:t>event</w:t>
      </w:r>
      <w:r w:rsidR="0033467C" w:rsidRPr="00D71526">
        <w:rPr>
          <w:rFonts w:ascii="Times New Roman" w:hAnsi="Times New Roman" w:cs="Times New Roman"/>
          <w:bCs/>
          <w:sz w:val="24"/>
          <w:szCs w:val="24"/>
          <w:lang w:eastAsia="zh-CN"/>
        </w:rPr>
        <w:t xml:space="preserve"> </w:t>
      </w:r>
      <w:r w:rsidR="00D71526" w:rsidRPr="00D71526">
        <w:rPr>
          <w:rFonts w:ascii="Times New Roman" w:hAnsi="Times New Roman" w:cs="Times New Roman"/>
          <w:bCs/>
          <w:sz w:val="24"/>
          <w:szCs w:val="24"/>
          <w:lang w:eastAsia="zh-CN"/>
        </w:rPr>
        <w:t>pairs.</w:t>
      </w:r>
    </w:p>
    <w:p w14:paraId="0902351D" w14:textId="77777777" w:rsidR="002836B0" w:rsidRDefault="002836B0" w:rsidP="00D71526">
      <w:pPr>
        <w:rPr>
          <w:rFonts w:ascii="Times New Roman" w:hAnsi="Times New Roman" w:cs="Times New Roman"/>
          <w:b/>
          <w:sz w:val="24"/>
          <w:szCs w:val="24"/>
        </w:rPr>
      </w:pPr>
    </w:p>
    <w:p w14:paraId="6BFC666E" w14:textId="4ABE7E5B" w:rsidR="0046709C" w:rsidRDefault="0046709C" w:rsidP="0046709C">
      <w:pPr>
        <w:rPr>
          <w:rFonts w:ascii="Times New Roman" w:hAnsi="Times New Roman" w:cs="Times New Roman"/>
          <w:b/>
          <w:sz w:val="24"/>
          <w:szCs w:val="24"/>
        </w:rPr>
      </w:pPr>
      <w:r w:rsidRPr="0046709C">
        <w:rPr>
          <w:rFonts w:ascii="Times New Roman" w:hAnsi="Times New Roman" w:cs="Times New Roman"/>
          <w:b/>
          <w:sz w:val="24"/>
          <w:szCs w:val="24"/>
        </w:rPr>
        <w:t>Participants</w:t>
      </w:r>
    </w:p>
    <w:p w14:paraId="1E5613CD" w14:textId="77777777" w:rsidR="00C71394" w:rsidRPr="00C71394" w:rsidRDefault="00C71394" w:rsidP="00C71394">
      <w:pPr>
        <w:rPr>
          <w:rFonts w:ascii="Times New Roman" w:eastAsia="Times New Roman" w:hAnsi="Times New Roman" w:cs="Times New Roman"/>
          <w:sz w:val="24"/>
          <w:szCs w:val="24"/>
          <w:lang w:val="en-CA" w:eastAsia="zh-CN" w:bidi="ar-SA"/>
        </w:rPr>
      </w:pPr>
    </w:p>
    <w:p w14:paraId="5EBAE86C" w14:textId="6438DB17" w:rsidR="00C71394" w:rsidRDefault="00C71394" w:rsidP="00C71394">
      <w:pPr>
        <w:rPr>
          <w:rFonts w:ascii="Times New Roman" w:eastAsia="Times New Roman" w:hAnsi="Times New Roman" w:cs="Times New Roman"/>
          <w:sz w:val="24"/>
          <w:szCs w:val="24"/>
          <w:lang w:val="en-CA" w:eastAsia="zh-CN" w:bidi="ar-SA"/>
        </w:rPr>
      </w:pPr>
      <w:r w:rsidRPr="00594C59">
        <w:rPr>
          <w:rFonts w:ascii="Times New Roman" w:eastAsia="Times New Roman" w:hAnsi="Times New Roman" w:cs="Times New Roman"/>
          <w:sz w:val="24"/>
          <w:szCs w:val="24"/>
          <w:lang w:val="en-CA" w:eastAsia="zh-CN" w:bidi="ar-SA"/>
        </w:rPr>
        <w:t xml:space="preserve">Fifty-four healthy adults (24 female, 30 male), aged 21 to 45 years (M = 32.17, SD = 7.71), were recruited via Prolific and received £10 per hour for their participation. Four participants were excluded from data analysis: three due to chance-level performance on the temporal order memory task, and one whose temporal distance ratings were more than 1.5 interquartile ranges above the sample mean. All exclusion criteria followed preregistered guidelines documented on the </w:t>
      </w:r>
      <w:r w:rsidR="00D71526">
        <w:rPr>
          <w:rFonts w:ascii="Times New Roman" w:eastAsia="Times New Roman" w:hAnsi="Times New Roman" w:cs="Times New Roman" w:hint="eastAsia"/>
          <w:sz w:val="24"/>
          <w:szCs w:val="24"/>
          <w:lang w:val="en-CA" w:eastAsia="zh-CN" w:bidi="ar-SA"/>
        </w:rPr>
        <w:t>OSF.</w:t>
      </w:r>
    </w:p>
    <w:p w14:paraId="51E27683" w14:textId="77777777" w:rsidR="0046709C" w:rsidRPr="0046709C" w:rsidRDefault="0046709C" w:rsidP="0046709C">
      <w:pPr>
        <w:rPr>
          <w:rFonts w:ascii="Times New Roman" w:hAnsi="Times New Roman" w:cs="Times New Roman"/>
          <w:b/>
          <w:sz w:val="24"/>
          <w:szCs w:val="24"/>
        </w:rPr>
      </w:pPr>
    </w:p>
    <w:p w14:paraId="7A6A2575" w14:textId="77777777" w:rsidR="0046709C" w:rsidRPr="0046709C" w:rsidRDefault="0046709C" w:rsidP="0046709C">
      <w:pPr>
        <w:rPr>
          <w:rFonts w:ascii="Times New Roman" w:hAnsi="Times New Roman" w:cs="Times New Roman"/>
          <w:b/>
          <w:sz w:val="24"/>
          <w:szCs w:val="24"/>
        </w:rPr>
      </w:pPr>
      <w:r w:rsidRPr="0046709C">
        <w:rPr>
          <w:rFonts w:ascii="Times New Roman" w:hAnsi="Times New Roman" w:cs="Times New Roman"/>
          <w:b/>
          <w:sz w:val="24"/>
          <w:szCs w:val="24"/>
        </w:rPr>
        <w:t>Materials</w:t>
      </w:r>
    </w:p>
    <w:p w14:paraId="552BFDE7" w14:textId="77777777" w:rsidR="0046709C" w:rsidRPr="0046709C" w:rsidRDefault="0046709C" w:rsidP="0046709C">
      <w:pPr>
        <w:pBdr>
          <w:top w:val="nil"/>
          <w:left w:val="nil"/>
          <w:bottom w:val="nil"/>
          <w:right w:val="nil"/>
          <w:between w:val="nil"/>
        </w:pBdr>
        <w:rPr>
          <w:rFonts w:ascii="Times New Roman" w:hAnsi="Times New Roman" w:cs="Times New Roman"/>
          <w:color w:val="263947"/>
          <w:sz w:val="24"/>
          <w:szCs w:val="24"/>
          <w:highlight w:val="white"/>
        </w:rPr>
      </w:pPr>
    </w:p>
    <w:p w14:paraId="4AE27B08" w14:textId="56106BC3" w:rsidR="0046709C" w:rsidRPr="0046709C" w:rsidRDefault="0046709C" w:rsidP="0046709C">
      <w:pPr>
        <w:rPr>
          <w:rFonts w:ascii="Times New Roman" w:hAnsi="Times New Roman" w:cs="Times New Roman"/>
          <w:sz w:val="24"/>
          <w:szCs w:val="24"/>
        </w:rPr>
      </w:pPr>
      <w:r w:rsidRPr="0046709C">
        <w:rPr>
          <w:rFonts w:ascii="Times New Roman" w:hAnsi="Times New Roman" w:cs="Times New Roman"/>
          <w:sz w:val="24"/>
          <w:szCs w:val="24"/>
        </w:rPr>
        <w:t xml:space="preserve">We used the same object images, location images, and randomisation rules as in Experiment 1 to construct the encoding </w:t>
      </w:r>
      <w:r w:rsidR="002F56F1" w:rsidRPr="0046709C">
        <w:rPr>
          <w:rFonts w:ascii="Times New Roman" w:hAnsi="Times New Roman" w:cs="Times New Roman"/>
          <w:sz w:val="24"/>
          <w:szCs w:val="24"/>
        </w:rPr>
        <w:t>lists but</w:t>
      </w:r>
      <w:r w:rsidRPr="0046709C">
        <w:rPr>
          <w:rFonts w:ascii="Times New Roman" w:hAnsi="Times New Roman" w:cs="Times New Roman"/>
          <w:sz w:val="24"/>
          <w:szCs w:val="24"/>
        </w:rPr>
        <w:t xml:space="preserve"> manipulated event structure by varying the number of </w:t>
      </w:r>
      <w:r w:rsidR="002F56F1">
        <w:rPr>
          <w:rFonts w:ascii="Times New Roman" w:hAnsi="Times New Roman" w:cs="Times New Roman"/>
          <w:bCs/>
          <w:sz w:val="24"/>
          <w:szCs w:val="24"/>
        </w:rPr>
        <w:t xml:space="preserve">contexts </w:t>
      </w:r>
      <w:r w:rsidRPr="0046709C">
        <w:rPr>
          <w:rFonts w:ascii="Times New Roman" w:hAnsi="Times New Roman" w:cs="Times New Roman"/>
          <w:sz w:val="24"/>
          <w:szCs w:val="24"/>
        </w:rPr>
        <w:t>per list. Two list types were created: six-</w:t>
      </w:r>
      <w:r w:rsidR="002F56F1">
        <w:rPr>
          <w:rFonts w:ascii="Times New Roman" w:hAnsi="Times New Roman" w:cs="Times New Roman"/>
          <w:sz w:val="24"/>
          <w:szCs w:val="24"/>
        </w:rPr>
        <w:t>context</w:t>
      </w:r>
      <w:r w:rsidRPr="0046709C">
        <w:rPr>
          <w:rFonts w:ascii="Times New Roman" w:hAnsi="Times New Roman" w:cs="Times New Roman"/>
          <w:sz w:val="24"/>
          <w:szCs w:val="24"/>
        </w:rPr>
        <w:t xml:space="preserve"> lists and three-</w:t>
      </w:r>
      <w:r w:rsidR="002F56F1">
        <w:rPr>
          <w:rFonts w:ascii="Times New Roman" w:hAnsi="Times New Roman" w:cs="Times New Roman"/>
          <w:sz w:val="24"/>
          <w:szCs w:val="24"/>
        </w:rPr>
        <w:t>context</w:t>
      </w:r>
      <w:r w:rsidRPr="0046709C">
        <w:rPr>
          <w:rFonts w:ascii="Times New Roman" w:hAnsi="Times New Roman" w:cs="Times New Roman"/>
          <w:sz w:val="24"/>
          <w:szCs w:val="24"/>
        </w:rPr>
        <w:t xml:space="preserve"> lists. In both list types, each list was drawn from a single </w:t>
      </w:r>
      <w:r w:rsidR="002F56F1">
        <w:rPr>
          <w:rFonts w:ascii="Times New Roman" w:hAnsi="Times New Roman" w:cs="Times New Roman"/>
          <w:sz w:val="24"/>
          <w:szCs w:val="24"/>
        </w:rPr>
        <w:t xml:space="preserve">place </w:t>
      </w:r>
      <w:r w:rsidRPr="0046709C">
        <w:rPr>
          <w:rFonts w:ascii="Times New Roman" w:hAnsi="Times New Roman" w:cs="Times New Roman"/>
          <w:sz w:val="24"/>
          <w:szCs w:val="24"/>
        </w:rPr>
        <w:t xml:space="preserve">category (museum, park, house, university campus, shopping mall, gym, or hotel), and the order of </w:t>
      </w:r>
      <w:r w:rsidR="002F56F1">
        <w:rPr>
          <w:rFonts w:ascii="Times New Roman" w:hAnsi="Times New Roman" w:cs="Times New Roman"/>
          <w:bCs/>
          <w:sz w:val="24"/>
          <w:szCs w:val="24"/>
        </w:rPr>
        <w:t xml:space="preserve">contexts </w:t>
      </w:r>
      <w:r w:rsidRPr="0046709C">
        <w:rPr>
          <w:rFonts w:ascii="Times New Roman" w:hAnsi="Times New Roman" w:cs="Times New Roman"/>
          <w:sz w:val="24"/>
          <w:szCs w:val="24"/>
        </w:rPr>
        <w:t>within each list, as well as the order of lists, was fully randomized.</w:t>
      </w:r>
    </w:p>
    <w:p w14:paraId="6D96B333" w14:textId="28D063EA" w:rsidR="0046709C" w:rsidRPr="0046709C" w:rsidRDefault="0046709C" w:rsidP="0046709C">
      <w:pPr>
        <w:rPr>
          <w:rFonts w:ascii="Times New Roman" w:hAnsi="Times New Roman" w:cs="Times New Roman"/>
          <w:sz w:val="24"/>
          <w:szCs w:val="24"/>
        </w:rPr>
      </w:pPr>
      <w:r>
        <w:rPr>
          <w:rFonts w:ascii="Times New Roman" w:hAnsi="Times New Roman" w:cs="Times New Roman"/>
          <w:sz w:val="24"/>
          <w:szCs w:val="24"/>
        </w:rPr>
        <w:tab/>
      </w:r>
      <w:r w:rsidRPr="0046709C">
        <w:rPr>
          <w:rFonts w:ascii="Times New Roman" w:hAnsi="Times New Roman" w:cs="Times New Roman"/>
          <w:sz w:val="24"/>
          <w:szCs w:val="24"/>
        </w:rPr>
        <w:t>Six-</w:t>
      </w:r>
      <w:r w:rsidR="002F56F1">
        <w:rPr>
          <w:rFonts w:ascii="Times New Roman" w:hAnsi="Times New Roman" w:cs="Times New Roman"/>
          <w:sz w:val="24"/>
          <w:szCs w:val="24"/>
        </w:rPr>
        <w:t>context</w:t>
      </w:r>
      <w:r w:rsidR="002F56F1" w:rsidRPr="0046709C">
        <w:rPr>
          <w:rFonts w:ascii="Times New Roman" w:hAnsi="Times New Roman" w:cs="Times New Roman"/>
          <w:sz w:val="24"/>
          <w:szCs w:val="24"/>
        </w:rPr>
        <w:t xml:space="preserve"> </w:t>
      </w:r>
      <w:r w:rsidRPr="0046709C">
        <w:rPr>
          <w:rFonts w:ascii="Times New Roman" w:hAnsi="Times New Roman" w:cs="Times New Roman"/>
          <w:sz w:val="24"/>
          <w:szCs w:val="24"/>
        </w:rPr>
        <w:t>lists contained six events, each paired with six object images, as in Experiment 1. Three-</w:t>
      </w:r>
      <w:r w:rsidR="002F56F1">
        <w:rPr>
          <w:rFonts w:ascii="Times New Roman" w:hAnsi="Times New Roman" w:cs="Times New Roman"/>
          <w:sz w:val="24"/>
          <w:szCs w:val="24"/>
        </w:rPr>
        <w:t>context</w:t>
      </w:r>
      <w:r w:rsidRPr="0046709C">
        <w:rPr>
          <w:rFonts w:ascii="Times New Roman" w:hAnsi="Times New Roman" w:cs="Times New Roman"/>
          <w:sz w:val="24"/>
          <w:szCs w:val="24"/>
        </w:rPr>
        <w:t xml:space="preserve"> lists contained three events randomly selected from the six possible events within the same </w:t>
      </w:r>
      <w:r w:rsidR="002F56F1">
        <w:rPr>
          <w:rFonts w:ascii="Times New Roman" w:hAnsi="Times New Roman" w:cs="Times New Roman"/>
          <w:sz w:val="24"/>
          <w:szCs w:val="24"/>
        </w:rPr>
        <w:t xml:space="preserve">place </w:t>
      </w:r>
      <w:r w:rsidR="00C71394" w:rsidRPr="0046709C">
        <w:rPr>
          <w:rFonts w:ascii="Times New Roman" w:hAnsi="Times New Roman" w:cs="Times New Roman"/>
          <w:sz w:val="24"/>
          <w:szCs w:val="24"/>
        </w:rPr>
        <w:t>category;</w:t>
      </w:r>
      <w:r w:rsidRPr="0046709C">
        <w:rPr>
          <w:rFonts w:ascii="Times New Roman" w:hAnsi="Times New Roman" w:cs="Times New Roman"/>
          <w:sz w:val="24"/>
          <w:szCs w:val="24"/>
        </w:rPr>
        <w:t xml:space="preserve"> each paired with 12 object images.</w:t>
      </w:r>
    </w:p>
    <w:p w14:paraId="617C34FD" w14:textId="7CB869C8" w:rsidR="0046709C" w:rsidRDefault="0046709C" w:rsidP="0046709C">
      <w:pPr>
        <w:rPr>
          <w:rFonts w:ascii="Times New Roman" w:hAnsi="Times New Roman" w:cs="Times New Roman"/>
          <w:sz w:val="24"/>
          <w:szCs w:val="24"/>
        </w:rPr>
      </w:pPr>
      <w:r>
        <w:rPr>
          <w:rFonts w:ascii="Times New Roman" w:hAnsi="Times New Roman" w:cs="Times New Roman"/>
          <w:sz w:val="24"/>
          <w:szCs w:val="24"/>
        </w:rPr>
        <w:lastRenderedPageBreak/>
        <w:tab/>
      </w:r>
      <w:r w:rsidRPr="0046709C">
        <w:rPr>
          <w:rFonts w:ascii="Times New Roman" w:hAnsi="Times New Roman" w:cs="Times New Roman"/>
          <w:sz w:val="24"/>
          <w:szCs w:val="24"/>
        </w:rPr>
        <w:t>Because three-</w:t>
      </w:r>
      <w:r w:rsidR="002F56F1">
        <w:rPr>
          <w:rFonts w:ascii="Times New Roman" w:hAnsi="Times New Roman" w:cs="Times New Roman"/>
          <w:sz w:val="24"/>
          <w:szCs w:val="24"/>
        </w:rPr>
        <w:t>context</w:t>
      </w:r>
      <w:r w:rsidRPr="0046709C">
        <w:rPr>
          <w:rFonts w:ascii="Times New Roman" w:hAnsi="Times New Roman" w:cs="Times New Roman"/>
          <w:sz w:val="24"/>
          <w:szCs w:val="24"/>
        </w:rPr>
        <w:t xml:space="preserve"> lists contained fewer events, the number of tested pairs was matched across list types. Each list included eight tested pairs: two </w:t>
      </w:r>
      <w:r w:rsidR="0033467C" w:rsidRPr="0046709C">
        <w:rPr>
          <w:rFonts w:ascii="Times New Roman" w:hAnsi="Times New Roman" w:cs="Times New Roman"/>
          <w:sz w:val="24"/>
          <w:szCs w:val="24"/>
        </w:rPr>
        <w:t>within-</w:t>
      </w:r>
      <w:r w:rsidR="0033467C">
        <w:rPr>
          <w:rFonts w:ascii="Times New Roman" w:hAnsi="Times New Roman" w:cs="Times New Roman" w:hint="eastAsia"/>
          <w:iCs/>
          <w:sz w:val="24"/>
          <w:szCs w:val="24"/>
          <w:lang w:eastAsia="zh-CN"/>
        </w:rPr>
        <w:t>event</w:t>
      </w:r>
      <w:r w:rsidR="0033467C" w:rsidRPr="0046709C">
        <w:rPr>
          <w:rFonts w:ascii="Times New Roman" w:hAnsi="Times New Roman" w:cs="Times New Roman"/>
          <w:sz w:val="24"/>
          <w:szCs w:val="24"/>
        </w:rPr>
        <w:t xml:space="preserve"> </w:t>
      </w:r>
      <w:r w:rsidRPr="0046709C">
        <w:rPr>
          <w:rFonts w:ascii="Times New Roman" w:hAnsi="Times New Roman" w:cs="Times New Roman"/>
          <w:sz w:val="24"/>
          <w:szCs w:val="24"/>
        </w:rPr>
        <w:t xml:space="preserve">and two cross-boundary pairs separated by two intervening items, and two </w:t>
      </w:r>
      <w:r w:rsidR="0033467C" w:rsidRPr="0046709C">
        <w:rPr>
          <w:rFonts w:ascii="Times New Roman" w:hAnsi="Times New Roman" w:cs="Times New Roman"/>
          <w:sz w:val="24"/>
          <w:szCs w:val="24"/>
        </w:rPr>
        <w:t>within-</w:t>
      </w:r>
      <w:r w:rsidR="0033467C">
        <w:rPr>
          <w:rFonts w:ascii="Times New Roman" w:hAnsi="Times New Roman" w:cs="Times New Roman" w:hint="eastAsia"/>
          <w:iCs/>
          <w:sz w:val="24"/>
          <w:szCs w:val="24"/>
          <w:lang w:eastAsia="zh-CN"/>
        </w:rPr>
        <w:t>event</w:t>
      </w:r>
      <w:r w:rsidRPr="0046709C">
        <w:rPr>
          <w:rFonts w:ascii="Times New Roman" w:hAnsi="Times New Roman" w:cs="Times New Roman"/>
          <w:sz w:val="24"/>
          <w:szCs w:val="24"/>
        </w:rPr>
        <w:t xml:space="preserve"> and two cross-boundary pairs separated by three intervening items.</w:t>
      </w:r>
    </w:p>
    <w:p w14:paraId="5FAF3CF1" w14:textId="77777777" w:rsidR="0046709C" w:rsidRDefault="0046709C" w:rsidP="0046709C">
      <w:pPr>
        <w:rPr>
          <w:rFonts w:ascii="Times New Roman" w:hAnsi="Times New Roman" w:cs="Times New Roman"/>
          <w:sz w:val="24"/>
          <w:szCs w:val="24"/>
        </w:rPr>
      </w:pPr>
    </w:p>
    <w:p w14:paraId="4FF796AC" w14:textId="77777777" w:rsidR="0046709C" w:rsidRPr="009A2E28" w:rsidRDefault="0046709C" w:rsidP="0046709C">
      <w:pPr>
        <w:rPr>
          <w:rFonts w:ascii="Times New Roman" w:hAnsi="Times New Roman" w:cs="Times New Roman"/>
          <w:b/>
          <w:bCs/>
          <w:sz w:val="24"/>
          <w:szCs w:val="24"/>
        </w:rPr>
      </w:pPr>
      <w:r w:rsidRPr="009A2E28">
        <w:rPr>
          <w:rFonts w:ascii="Times New Roman" w:hAnsi="Times New Roman" w:cs="Times New Roman"/>
          <w:b/>
          <w:bCs/>
          <w:sz w:val="24"/>
          <w:szCs w:val="24"/>
        </w:rPr>
        <w:t xml:space="preserve">Procedure </w:t>
      </w:r>
    </w:p>
    <w:p w14:paraId="685C2DC2" w14:textId="77777777" w:rsidR="0046709C" w:rsidRPr="009A2E28" w:rsidRDefault="0046709C" w:rsidP="0046709C">
      <w:pPr>
        <w:rPr>
          <w:rFonts w:ascii="Times New Roman" w:hAnsi="Times New Roman" w:cs="Times New Roman"/>
          <w:sz w:val="24"/>
          <w:szCs w:val="24"/>
        </w:rPr>
      </w:pPr>
    </w:p>
    <w:p w14:paraId="257C7959" w14:textId="44DE7659" w:rsidR="0046709C" w:rsidRPr="0046709C" w:rsidRDefault="0046709C" w:rsidP="0046709C">
      <w:pPr>
        <w:rPr>
          <w:rFonts w:ascii="Times New Roman" w:hAnsi="Times New Roman" w:cs="Times New Roman"/>
          <w:sz w:val="24"/>
          <w:szCs w:val="24"/>
          <w:lang w:val="en-CA"/>
        </w:rPr>
      </w:pPr>
      <w:r w:rsidRPr="0046709C">
        <w:rPr>
          <w:rFonts w:ascii="Times New Roman" w:hAnsi="Times New Roman" w:cs="Times New Roman"/>
          <w:sz w:val="24"/>
          <w:szCs w:val="24"/>
          <w:lang w:val="en-CA"/>
        </w:rPr>
        <w:t xml:space="preserve">Experiment </w:t>
      </w:r>
      <w:r w:rsidR="00090888">
        <w:rPr>
          <w:rFonts w:ascii="Times New Roman" w:hAnsi="Times New Roman" w:cs="Times New Roman"/>
          <w:sz w:val="24"/>
          <w:szCs w:val="24"/>
          <w:lang w:val="en-CA"/>
        </w:rPr>
        <w:t>3</w:t>
      </w:r>
      <w:r w:rsidRPr="0046709C">
        <w:rPr>
          <w:rFonts w:ascii="Times New Roman" w:hAnsi="Times New Roman" w:cs="Times New Roman"/>
          <w:sz w:val="24"/>
          <w:szCs w:val="24"/>
          <w:lang w:val="en-CA"/>
        </w:rPr>
        <w:t xml:space="preserve"> included only the context-present condition, in which participants saw each object together with its associated location image and encoding question during the temporal memory tasks. Participants were randomly assigned to either the three-</w:t>
      </w:r>
      <w:r w:rsidR="002F56F1">
        <w:rPr>
          <w:rFonts w:ascii="Times New Roman" w:hAnsi="Times New Roman" w:cs="Times New Roman"/>
          <w:sz w:val="24"/>
          <w:szCs w:val="24"/>
        </w:rPr>
        <w:t>context</w:t>
      </w:r>
      <w:r w:rsidRPr="0046709C">
        <w:rPr>
          <w:rFonts w:ascii="Times New Roman" w:hAnsi="Times New Roman" w:cs="Times New Roman"/>
          <w:sz w:val="24"/>
          <w:szCs w:val="24"/>
          <w:lang w:val="en-CA"/>
        </w:rPr>
        <w:t xml:space="preserve"> or six-</w:t>
      </w:r>
      <w:r w:rsidR="002F56F1">
        <w:rPr>
          <w:rFonts w:ascii="Times New Roman" w:hAnsi="Times New Roman" w:cs="Times New Roman"/>
          <w:sz w:val="24"/>
          <w:szCs w:val="24"/>
        </w:rPr>
        <w:t>context</w:t>
      </w:r>
      <w:r w:rsidRPr="0046709C">
        <w:rPr>
          <w:rFonts w:ascii="Times New Roman" w:hAnsi="Times New Roman" w:cs="Times New Roman"/>
          <w:sz w:val="24"/>
          <w:szCs w:val="24"/>
          <w:lang w:val="en-CA"/>
        </w:rPr>
        <w:t xml:space="preserve"> group. In the three-</w:t>
      </w:r>
      <w:r w:rsidR="002F56F1">
        <w:rPr>
          <w:rFonts w:ascii="Times New Roman" w:hAnsi="Times New Roman" w:cs="Times New Roman"/>
          <w:sz w:val="24"/>
          <w:szCs w:val="24"/>
        </w:rPr>
        <w:t>context</w:t>
      </w:r>
      <w:r w:rsidRPr="0046709C">
        <w:rPr>
          <w:rFonts w:ascii="Times New Roman" w:hAnsi="Times New Roman" w:cs="Times New Roman"/>
          <w:sz w:val="24"/>
          <w:szCs w:val="24"/>
          <w:lang w:val="en-CA"/>
        </w:rPr>
        <w:t xml:space="preserve"> group, each </w:t>
      </w:r>
      <w:r>
        <w:rPr>
          <w:rFonts w:ascii="Times New Roman" w:hAnsi="Times New Roman" w:cs="Times New Roman"/>
          <w:sz w:val="24"/>
          <w:szCs w:val="24"/>
          <w:lang w:val="en-CA"/>
        </w:rPr>
        <w:t xml:space="preserve">encoding </w:t>
      </w:r>
      <w:r w:rsidRPr="0046709C">
        <w:rPr>
          <w:rFonts w:ascii="Times New Roman" w:hAnsi="Times New Roman" w:cs="Times New Roman"/>
          <w:sz w:val="24"/>
          <w:szCs w:val="24"/>
          <w:lang w:val="en-CA"/>
        </w:rPr>
        <w:t>list comprised three events, whereas in the six-</w:t>
      </w:r>
      <w:r w:rsidR="002F56F1">
        <w:rPr>
          <w:rFonts w:ascii="Times New Roman" w:hAnsi="Times New Roman" w:cs="Times New Roman"/>
          <w:sz w:val="24"/>
          <w:szCs w:val="24"/>
        </w:rPr>
        <w:t>context</w:t>
      </w:r>
      <w:r w:rsidRPr="0046709C">
        <w:rPr>
          <w:rFonts w:ascii="Times New Roman" w:hAnsi="Times New Roman" w:cs="Times New Roman"/>
          <w:sz w:val="24"/>
          <w:szCs w:val="24"/>
          <w:lang w:val="en-CA"/>
        </w:rPr>
        <w:t xml:space="preserve"> group each list comprised six events. </w:t>
      </w:r>
      <w:r w:rsidR="00C05A78">
        <w:rPr>
          <w:rFonts w:ascii="Times New Roman" w:hAnsi="Times New Roman" w:cs="Times New Roman"/>
          <w:sz w:val="24"/>
          <w:szCs w:val="24"/>
          <w:lang w:val="en-CA"/>
        </w:rPr>
        <w:t>A</w:t>
      </w:r>
      <w:r w:rsidRPr="0046709C">
        <w:rPr>
          <w:rFonts w:ascii="Times New Roman" w:hAnsi="Times New Roman" w:cs="Times New Roman"/>
          <w:sz w:val="24"/>
          <w:szCs w:val="24"/>
          <w:lang w:val="en-CA"/>
        </w:rPr>
        <w:t>ll other procedures were identical to Experiment 1.</w:t>
      </w:r>
    </w:p>
    <w:p w14:paraId="5F21C160" w14:textId="77777777" w:rsidR="00AE5D43" w:rsidRDefault="00AE5D43" w:rsidP="00AE5D43">
      <w:pPr>
        <w:rPr>
          <w:iCs/>
        </w:rPr>
      </w:pPr>
    </w:p>
    <w:p w14:paraId="49DCFAE2" w14:textId="77777777" w:rsidR="0046709C" w:rsidRDefault="0046709C" w:rsidP="0046709C">
      <w:pPr>
        <w:rPr>
          <w:rFonts w:ascii="Times New Roman" w:hAnsi="Times New Roman" w:cs="Times New Roman"/>
          <w:b/>
          <w:bCs/>
          <w:sz w:val="24"/>
          <w:szCs w:val="24"/>
        </w:rPr>
      </w:pPr>
      <w:r w:rsidRPr="0050633B">
        <w:rPr>
          <w:rFonts w:ascii="Times New Roman" w:hAnsi="Times New Roman" w:cs="Times New Roman"/>
          <w:b/>
          <w:bCs/>
          <w:sz w:val="24"/>
          <w:szCs w:val="24"/>
        </w:rPr>
        <w:t>Data analysis</w:t>
      </w:r>
    </w:p>
    <w:p w14:paraId="3D918E36" w14:textId="77777777" w:rsidR="0046709C" w:rsidRPr="0046709C" w:rsidRDefault="0046709C" w:rsidP="0046709C">
      <w:pPr>
        <w:rPr>
          <w:rFonts w:ascii="Times New Roman" w:hAnsi="Times New Roman" w:cs="Times New Roman"/>
          <w:b/>
          <w:bCs/>
          <w:sz w:val="28"/>
          <w:szCs w:val="28"/>
        </w:rPr>
      </w:pPr>
    </w:p>
    <w:p w14:paraId="6F64B3FD" w14:textId="0E27CF9D" w:rsidR="00830CD8" w:rsidRPr="00830CD8" w:rsidRDefault="0046709C" w:rsidP="0046709C">
      <w:pPr>
        <w:rPr>
          <w:rFonts w:ascii="Times New Roman" w:hAnsi="Times New Roman" w:cs="Times New Roman"/>
          <w:sz w:val="24"/>
          <w:szCs w:val="24"/>
        </w:rPr>
      </w:pPr>
      <w:r w:rsidRPr="0046709C">
        <w:rPr>
          <w:rFonts w:ascii="Times New Roman" w:hAnsi="Times New Roman" w:cs="Times New Roman"/>
          <w:sz w:val="24"/>
          <w:szCs w:val="24"/>
        </w:rPr>
        <w:t>We pre-registered analyses testing whether temporal order accuracy and temporal distance ratings vary as a function of event structure and boundary type, using mixed-effects models</w:t>
      </w:r>
      <w:r w:rsidR="00090888">
        <w:rPr>
          <w:rFonts w:ascii="Times New Roman" w:hAnsi="Times New Roman" w:cs="Times New Roman"/>
          <w:sz w:val="24"/>
          <w:szCs w:val="24"/>
        </w:rPr>
        <w:t xml:space="preserve">. </w:t>
      </w:r>
      <w:r w:rsidRPr="0046709C">
        <w:rPr>
          <w:rFonts w:ascii="Times New Roman" w:hAnsi="Times New Roman" w:cs="Times New Roman"/>
          <w:sz w:val="24"/>
          <w:szCs w:val="24"/>
        </w:rPr>
        <w:t>Each model included event structure (three-</w:t>
      </w:r>
      <w:r w:rsidR="002F56F1">
        <w:rPr>
          <w:rFonts w:ascii="Times New Roman" w:hAnsi="Times New Roman" w:cs="Times New Roman"/>
          <w:sz w:val="24"/>
          <w:szCs w:val="24"/>
        </w:rPr>
        <w:t>context</w:t>
      </w:r>
      <w:r w:rsidRPr="0046709C">
        <w:rPr>
          <w:rFonts w:ascii="Times New Roman" w:hAnsi="Times New Roman" w:cs="Times New Roman"/>
          <w:sz w:val="24"/>
          <w:szCs w:val="24"/>
        </w:rPr>
        <w:t xml:space="preserve"> vs. six-</w:t>
      </w:r>
      <w:r w:rsidR="002F56F1">
        <w:rPr>
          <w:rFonts w:ascii="Times New Roman" w:hAnsi="Times New Roman" w:cs="Times New Roman"/>
          <w:sz w:val="24"/>
          <w:szCs w:val="24"/>
        </w:rPr>
        <w:t>context</w:t>
      </w:r>
      <w:r w:rsidRPr="0046709C">
        <w:rPr>
          <w:rFonts w:ascii="Times New Roman" w:hAnsi="Times New Roman" w:cs="Times New Roman"/>
          <w:sz w:val="24"/>
          <w:szCs w:val="24"/>
        </w:rPr>
        <w:t>), boundary (</w:t>
      </w:r>
      <w:r w:rsidR="0033467C" w:rsidRPr="0046709C">
        <w:rPr>
          <w:rFonts w:ascii="Times New Roman" w:hAnsi="Times New Roman" w:cs="Times New Roman"/>
          <w:sz w:val="24"/>
          <w:szCs w:val="24"/>
        </w:rPr>
        <w:t>within-</w:t>
      </w:r>
      <w:r w:rsidR="0033467C">
        <w:rPr>
          <w:rFonts w:ascii="Times New Roman" w:hAnsi="Times New Roman" w:cs="Times New Roman" w:hint="eastAsia"/>
          <w:iCs/>
          <w:sz w:val="24"/>
          <w:szCs w:val="24"/>
          <w:lang w:eastAsia="zh-CN"/>
        </w:rPr>
        <w:t>event</w:t>
      </w:r>
      <w:r w:rsidR="0033467C" w:rsidRPr="0046709C">
        <w:rPr>
          <w:rFonts w:ascii="Times New Roman" w:hAnsi="Times New Roman" w:cs="Times New Roman"/>
          <w:sz w:val="24"/>
          <w:szCs w:val="24"/>
        </w:rPr>
        <w:t xml:space="preserve"> </w:t>
      </w:r>
      <w:r w:rsidRPr="0046709C">
        <w:rPr>
          <w:rFonts w:ascii="Times New Roman" w:hAnsi="Times New Roman" w:cs="Times New Roman"/>
          <w:sz w:val="24"/>
          <w:szCs w:val="24"/>
        </w:rPr>
        <w:t>vs. cross-boundary), and their interaction as fixed effects, with participant included as a random intercept.</w:t>
      </w:r>
      <w:r w:rsidR="00090888">
        <w:rPr>
          <w:rFonts w:ascii="Times New Roman" w:hAnsi="Times New Roman" w:cs="Times New Roman"/>
          <w:sz w:val="24"/>
          <w:szCs w:val="24"/>
        </w:rPr>
        <w:t xml:space="preserve"> </w:t>
      </w:r>
      <w:r w:rsidR="00830CD8" w:rsidRPr="00830CD8">
        <w:rPr>
          <w:rFonts w:ascii="Times New Roman" w:hAnsi="Times New Roman" w:cs="Times New Roman"/>
          <w:sz w:val="24"/>
          <w:szCs w:val="24"/>
        </w:rPr>
        <w:t>For all models, we used ANOVA to test the significance of fixed effects and their interactions.</w:t>
      </w:r>
    </w:p>
    <w:p w14:paraId="7655D607" w14:textId="77777777" w:rsidR="00830CD8" w:rsidRPr="0050633B" w:rsidRDefault="00830CD8" w:rsidP="0046709C">
      <w:pPr>
        <w:rPr>
          <w:rFonts w:ascii="Times New Roman" w:hAnsi="Times New Roman" w:cs="Times New Roman"/>
          <w:sz w:val="24"/>
          <w:szCs w:val="24"/>
        </w:rPr>
      </w:pPr>
    </w:p>
    <w:p w14:paraId="0CF11997" w14:textId="0D20CCAD" w:rsidR="0046709C" w:rsidRPr="0046709C" w:rsidRDefault="0046709C" w:rsidP="0046709C">
      <w:pPr>
        <w:pBdr>
          <w:top w:val="nil"/>
          <w:left w:val="nil"/>
          <w:bottom w:val="nil"/>
          <w:right w:val="nil"/>
          <w:between w:val="nil"/>
        </w:pBdr>
        <w:jc w:val="center"/>
        <w:rPr>
          <w:rFonts w:ascii="Times New Roman" w:hAnsi="Times New Roman" w:cs="Times New Roman"/>
          <w:b/>
          <w:sz w:val="24"/>
          <w:szCs w:val="24"/>
        </w:rPr>
      </w:pPr>
      <w:r w:rsidRPr="0050633B">
        <w:rPr>
          <w:rFonts w:ascii="Times New Roman" w:hAnsi="Times New Roman" w:cs="Times New Roman"/>
          <w:b/>
          <w:sz w:val="24"/>
          <w:szCs w:val="24"/>
        </w:rPr>
        <w:t>Results</w:t>
      </w:r>
    </w:p>
    <w:p w14:paraId="3BB0EA7F" w14:textId="77777777" w:rsidR="0046709C" w:rsidRPr="0050633B" w:rsidRDefault="0046709C" w:rsidP="0046709C">
      <w:pPr>
        <w:rPr>
          <w:rFonts w:ascii="Times New Roman" w:hAnsi="Times New Roman" w:cs="Times New Roman"/>
          <w:sz w:val="24"/>
          <w:szCs w:val="24"/>
        </w:rPr>
      </w:pPr>
    </w:p>
    <w:p w14:paraId="186F5DCC" w14:textId="77777777" w:rsidR="0046709C" w:rsidRDefault="0046709C" w:rsidP="0046709C">
      <w:pPr>
        <w:rPr>
          <w:rFonts w:ascii="Times New Roman" w:hAnsi="Times New Roman" w:cs="Times New Roman"/>
          <w:b/>
          <w:sz w:val="24"/>
          <w:szCs w:val="24"/>
        </w:rPr>
      </w:pPr>
      <w:r w:rsidRPr="0050633B">
        <w:rPr>
          <w:rFonts w:ascii="Times New Roman" w:hAnsi="Times New Roman" w:cs="Times New Roman"/>
          <w:b/>
          <w:sz w:val="24"/>
          <w:szCs w:val="24"/>
        </w:rPr>
        <w:t>Temporal order memory</w:t>
      </w:r>
    </w:p>
    <w:p w14:paraId="6EF27A2A" w14:textId="77777777" w:rsidR="0046709C" w:rsidRPr="0050633B" w:rsidRDefault="0046709C" w:rsidP="0046709C">
      <w:pPr>
        <w:rPr>
          <w:rFonts w:ascii="Times New Roman" w:hAnsi="Times New Roman" w:cs="Times New Roman"/>
          <w:sz w:val="24"/>
          <w:szCs w:val="24"/>
        </w:rPr>
      </w:pPr>
    </w:p>
    <w:p w14:paraId="633AB87C" w14:textId="77777777" w:rsidR="001B6AFB" w:rsidRDefault="00786B18" w:rsidP="00C71394">
      <w:pPr>
        <w:pStyle w:val="Bibliography"/>
        <w:spacing w:line="276" w:lineRule="auto"/>
        <w:rPr>
          <w:rFonts w:ascii="Times New Roman" w:hAnsi="Times New Roman" w:cs="Times New Roman"/>
          <w:sz w:val="24"/>
          <w:szCs w:val="24"/>
          <w:lang w:val="en-CA"/>
        </w:rPr>
      </w:pPr>
      <w:r w:rsidRPr="00786B18">
        <w:rPr>
          <w:rFonts w:ascii="Times New Roman" w:hAnsi="Times New Roman" w:cs="Times New Roman"/>
          <w:b/>
          <w:bCs/>
          <w:sz w:val="24"/>
          <w:szCs w:val="24"/>
        </w:rPr>
        <w:t xml:space="preserve">Boundary and </w:t>
      </w:r>
      <w:r>
        <w:rPr>
          <w:rFonts w:ascii="Times New Roman" w:hAnsi="Times New Roman" w:cs="Times New Roman"/>
          <w:b/>
          <w:bCs/>
          <w:sz w:val="24"/>
          <w:szCs w:val="24"/>
        </w:rPr>
        <w:t>event structure</w:t>
      </w:r>
      <w:r w:rsidRPr="00786B18">
        <w:rPr>
          <w:rFonts w:ascii="Times New Roman" w:hAnsi="Times New Roman" w:cs="Times New Roman"/>
          <w:b/>
          <w:bCs/>
          <w:sz w:val="24"/>
          <w:szCs w:val="24"/>
        </w:rPr>
        <w:t>.</w:t>
      </w:r>
      <w:r>
        <w:rPr>
          <w:rFonts w:ascii="Times New Roman" w:hAnsi="Times New Roman" w:cs="Times New Roman"/>
          <w:sz w:val="24"/>
          <w:szCs w:val="24"/>
        </w:rPr>
        <w:t xml:space="preserve"> </w:t>
      </w:r>
      <w:r w:rsidR="00C71394">
        <w:rPr>
          <w:rFonts w:ascii="Times New Roman" w:hAnsi="Times New Roman" w:cs="Times New Roman"/>
          <w:sz w:val="24"/>
          <w:szCs w:val="24"/>
          <w:lang w:val="en-CA"/>
        </w:rPr>
        <w:t xml:space="preserve">We found </w:t>
      </w:r>
      <w:r w:rsidR="00C71394" w:rsidRPr="00C71394">
        <w:rPr>
          <w:rFonts w:ascii="Times New Roman" w:hAnsi="Times New Roman" w:cs="Times New Roman"/>
          <w:sz w:val="24"/>
          <w:szCs w:val="24"/>
          <w:lang w:val="en-CA"/>
        </w:rPr>
        <w:t xml:space="preserve">a significant boundary </w:t>
      </w:r>
      <w:r w:rsidR="00C71394">
        <w:rPr>
          <w:rFonts w:ascii="Times New Roman" w:hAnsi="Times New Roman" w:cs="Times New Roman"/>
          <w:sz w:val="24"/>
          <w:szCs w:val="24"/>
          <w:lang w:val="en-CA"/>
        </w:rPr>
        <w:t>x</w:t>
      </w:r>
      <w:r w:rsidR="00C71394" w:rsidRPr="00C71394">
        <w:rPr>
          <w:rFonts w:ascii="Times New Roman" w:hAnsi="Times New Roman" w:cs="Times New Roman"/>
          <w:sz w:val="24"/>
          <w:szCs w:val="24"/>
          <w:lang w:val="en-CA"/>
        </w:rPr>
        <w:t xml:space="preserve"> event </w:t>
      </w:r>
      <w:r w:rsidR="00C71394">
        <w:rPr>
          <w:rFonts w:ascii="Times New Roman" w:hAnsi="Times New Roman" w:cs="Times New Roman"/>
          <w:sz w:val="24"/>
          <w:szCs w:val="24"/>
          <w:lang w:val="en-CA"/>
        </w:rPr>
        <w:t xml:space="preserve">structure </w:t>
      </w:r>
      <w:r w:rsidR="00C71394" w:rsidRPr="00C71394">
        <w:rPr>
          <w:rFonts w:ascii="Times New Roman" w:hAnsi="Times New Roman" w:cs="Times New Roman"/>
          <w:sz w:val="24"/>
          <w:szCs w:val="24"/>
          <w:lang w:val="en-CA"/>
        </w:rPr>
        <w:t>interaction,</w:t>
      </w:r>
    </w:p>
    <w:p w14:paraId="2E7DDA7F" w14:textId="77777777" w:rsidR="001B6AFB" w:rsidRDefault="00C71394" w:rsidP="00C71394">
      <w:pPr>
        <w:pStyle w:val="Bibliography"/>
        <w:spacing w:line="276" w:lineRule="auto"/>
        <w:rPr>
          <w:rFonts w:ascii="Times New Roman" w:hAnsi="Times New Roman" w:cs="Times New Roman"/>
          <w:sz w:val="24"/>
          <w:szCs w:val="24"/>
          <w:lang w:val="en-CA"/>
        </w:rPr>
      </w:pPr>
      <w:r w:rsidRPr="00C71394">
        <w:rPr>
          <w:rFonts w:ascii="Times New Roman" w:hAnsi="Times New Roman" w:cs="Times New Roman"/>
          <w:i/>
          <w:iCs/>
          <w:sz w:val="24"/>
          <w:szCs w:val="24"/>
          <w:lang w:val="en-CA"/>
        </w:rPr>
        <w:t>F</w:t>
      </w:r>
      <w:r w:rsidRPr="00C71394">
        <w:rPr>
          <w:rFonts w:ascii="Times New Roman" w:hAnsi="Times New Roman" w:cs="Times New Roman"/>
          <w:sz w:val="24"/>
          <w:szCs w:val="24"/>
          <w:lang w:val="en-CA"/>
        </w:rPr>
        <w:t xml:space="preserve">(1, 49) = 50.70, </w:t>
      </w:r>
      <w:r w:rsidRPr="00C71394">
        <w:rPr>
          <w:rFonts w:ascii="Times New Roman" w:hAnsi="Times New Roman" w:cs="Times New Roman"/>
          <w:i/>
          <w:iCs/>
          <w:sz w:val="24"/>
          <w:szCs w:val="24"/>
          <w:lang w:val="en-CA"/>
        </w:rPr>
        <w:t>p</w:t>
      </w:r>
      <w:r w:rsidRPr="00C71394">
        <w:rPr>
          <w:rFonts w:ascii="Times New Roman" w:hAnsi="Times New Roman" w:cs="Times New Roman"/>
          <w:sz w:val="24"/>
          <w:szCs w:val="24"/>
          <w:lang w:val="en-CA"/>
        </w:rPr>
        <w:t xml:space="preserve"> &lt; .001, partial η² = .51. The main effect of boundary was marginal, </w:t>
      </w:r>
      <w:r w:rsidRPr="00C71394">
        <w:rPr>
          <w:rFonts w:ascii="Times New Roman" w:hAnsi="Times New Roman" w:cs="Times New Roman"/>
          <w:i/>
          <w:iCs/>
          <w:sz w:val="24"/>
          <w:szCs w:val="24"/>
          <w:lang w:val="en-CA"/>
        </w:rPr>
        <w:t>F</w:t>
      </w:r>
      <w:r w:rsidRPr="00C71394">
        <w:rPr>
          <w:rFonts w:ascii="Times New Roman" w:hAnsi="Times New Roman" w:cs="Times New Roman"/>
          <w:sz w:val="24"/>
          <w:szCs w:val="24"/>
          <w:lang w:val="en-CA"/>
        </w:rPr>
        <w:t xml:space="preserve">(1, 49) = </w:t>
      </w:r>
    </w:p>
    <w:p w14:paraId="75E9DB94" w14:textId="41A6D551" w:rsidR="002F56F1" w:rsidRDefault="00C71394" w:rsidP="00C71394">
      <w:pPr>
        <w:pStyle w:val="Bibliography"/>
        <w:spacing w:line="276" w:lineRule="auto"/>
        <w:rPr>
          <w:rFonts w:ascii="Times New Roman" w:hAnsi="Times New Roman" w:cs="Times New Roman"/>
          <w:sz w:val="24"/>
          <w:szCs w:val="24"/>
          <w:lang w:val="en-CA"/>
        </w:rPr>
      </w:pPr>
      <w:r w:rsidRPr="00C71394">
        <w:rPr>
          <w:rFonts w:ascii="Times New Roman" w:hAnsi="Times New Roman" w:cs="Times New Roman"/>
          <w:sz w:val="24"/>
          <w:szCs w:val="24"/>
          <w:lang w:val="en-CA"/>
        </w:rPr>
        <w:t xml:space="preserve">4.02, </w:t>
      </w:r>
      <w:r w:rsidRPr="00C71394">
        <w:rPr>
          <w:rFonts w:ascii="Times New Roman" w:hAnsi="Times New Roman" w:cs="Times New Roman"/>
          <w:i/>
          <w:iCs/>
          <w:sz w:val="24"/>
          <w:szCs w:val="24"/>
          <w:lang w:val="en-CA"/>
        </w:rPr>
        <w:t>p</w:t>
      </w:r>
      <w:r w:rsidRPr="00C71394">
        <w:rPr>
          <w:rFonts w:ascii="Times New Roman" w:hAnsi="Times New Roman" w:cs="Times New Roman"/>
          <w:sz w:val="24"/>
          <w:szCs w:val="24"/>
          <w:lang w:val="en-CA"/>
        </w:rPr>
        <w:t xml:space="preserve"> = .050, partial η² = .08, and the main effect of </w:t>
      </w:r>
      <w:r w:rsidR="002F56F1" w:rsidRPr="00C71394">
        <w:rPr>
          <w:rFonts w:ascii="Times New Roman" w:hAnsi="Times New Roman" w:cs="Times New Roman"/>
          <w:sz w:val="24"/>
          <w:szCs w:val="24"/>
          <w:lang w:val="en-CA"/>
        </w:rPr>
        <w:t xml:space="preserve">event </w:t>
      </w:r>
      <w:r w:rsidR="002F56F1">
        <w:rPr>
          <w:rFonts w:ascii="Times New Roman" w:hAnsi="Times New Roman" w:cs="Times New Roman"/>
          <w:sz w:val="24"/>
          <w:szCs w:val="24"/>
          <w:lang w:val="en-CA"/>
        </w:rPr>
        <w:t xml:space="preserve">structure </w:t>
      </w:r>
      <w:r w:rsidRPr="00C71394">
        <w:rPr>
          <w:rFonts w:ascii="Times New Roman" w:hAnsi="Times New Roman" w:cs="Times New Roman"/>
          <w:sz w:val="24"/>
          <w:szCs w:val="24"/>
          <w:lang w:val="en-CA"/>
        </w:rPr>
        <w:t xml:space="preserve">was not significant, </w:t>
      </w:r>
      <w:r w:rsidRPr="00C71394">
        <w:rPr>
          <w:rFonts w:ascii="Times New Roman" w:hAnsi="Times New Roman" w:cs="Times New Roman"/>
          <w:i/>
          <w:iCs/>
          <w:sz w:val="24"/>
          <w:szCs w:val="24"/>
          <w:lang w:val="en-CA"/>
        </w:rPr>
        <w:t>F</w:t>
      </w:r>
      <w:r w:rsidRPr="00C71394">
        <w:rPr>
          <w:rFonts w:ascii="Times New Roman" w:hAnsi="Times New Roman" w:cs="Times New Roman"/>
          <w:sz w:val="24"/>
          <w:szCs w:val="24"/>
          <w:lang w:val="en-CA"/>
        </w:rPr>
        <w:t>(1,</w:t>
      </w:r>
      <w:r w:rsidR="002F56F1">
        <w:rPr>
          <w:rFonts w:ascii="Times New Roman" w:hAnsi="Times New Roman" w:cs="Times New Roman"/>
          <w:sz w:val="24"/>
          <w:szCs w:val="24"/>
          <w:lang w:val="en-CA"/>
        </w:rPr>
        <w:t xml:space="preserve"> </w:t>
      </w:r>
    </w:p>
    <w:p w14:paraId="6AC21C41" w14:textId="4853A6C4" w:rsidR="002F56F1" w:rsidRDefault="00C71394" w:rsidP="00C71394">
      <w:pPr>
        <w:pStyle w:val="Bibliography"/>
        <w:spacing w:line="276" w:lineRule="auto"/>
        <w:rPr>
          <w:rFonts w:ascii="Times New Roman" w:hAnsi="Times New Roman" w:cs="Times New Roman"/>
          <w:sz w:val="24"/>
          <w:szCs w:val="24"/>
          <w:lang w:val="en-CA"/>
        </w:rPr>
      </w:pPr>
      <w:r w:rsidRPr="00C71394">
        <w:rPr>
          <w:rFonts w:ascii="Times New Roman" w:hAnsi="Times New Roman" w:cs="Times New Roman"/>
          <w:sz w:val="24"/>
          <w:szCs w:val="24"/>
          <w:lang w:val="en-CA"/>
        </w:rPr>
        <w:t xml:space="preserve">49) = 3.35, </w:t>
      </w:r>
      <w:r w:rsidR="00D769E4" w:rsidRPr="00D769E4">
        <w:rPr>
          <w:rFonts w:ascii="Times New Roman" w:hAnsi="Times New Roman" w:cs="Times New Roman"/>
          <w:i/>
          <w:iCs/>
          <w:sz w:val="24"/>
          <w:szCs w:val="24"/>
          <w:lang w:val="en-CA"/>
        </w:rPr>
        <w:t>p &gt; .05</w:t>
      </w:r>
      <w:r w:rsidRPr="00C71394">
        <w:rPr>
          <w:rFonts w:ascii="Times New Roman" w:hAnsi="Times New Roman" w:cs="Times New Roman"/>
          <w:sz w:val="24"/>
          <w:szCs w:val="24"/>
          <w:lang w:val="en-CA"/>
        </w:rPr>
        <w:t>, partial η² = .06.</w:t>
      </w:r>
      <w:r>
        <w:rPr>
          <w:rFonts w:ascii="Times New Roman" w:hAnsi="Times New Roman" w:cs="Times New Roman"/>
          <w:sz w:val="24"/>
          <w:szCs w:val="24"/>
          <w:lang w:val="en-CA"/>
        </w:rPr>
        <w:t xml:space="preserve"> </w:t>
      </w:r>
      <w:r w:rsidRPr="00C71394">
        <w:rPr>
          <w:rFonts w:ascii="Times New Roman" w:hAnsi="Times New Roman" w:cs="Times New Roman"/>
          <w:sz w:val="24"/>
          <w:szCs w:val="24"/>
          <w:lang w:val="en-CA"/>
        </w:rPr>
        <w:t xml:space="preserve">Post hoc Tukey-adjusted comparisons indicated that the </w:t>
      </w:r>
    </w:p>
    <w:p w14:paraId="752F1596" w14:textId="745AEC7F" w:rsidR="002F56F1" w:rsidRDefault="00C71394" w:rsidP="00C71394">
      <w:pPr>
        <w:pStyle w:val="Bibliography"/>
        <w:spacing w:line="276" w:lineRule="auto"/>
        <w:rPr>
          <w:rFonts w:ascii="Times New Roman" w:hAnsi="Times New Roman" w:cs="Times New Roman"/>
          <w:sz w:val="24"/>
          <w:szCs w:val="24"/>
          <w:lang w:val="en-CA"/>
        </w:rPr>
      </w:pPr>
      <w:r w:rsidRPr="00C71394">
        <w:rPr>
          <w:rFonts w:ascii="Times New Roman" w:hAnsi="Times New Roman" w:cs="Times New Roman"/>
          <w:sz w:val="24"/>
          <w:szCs w:val="24"/>
          <w:lang w:val="en-CA"/>
        </w:rPr>
        <w:t xml:space="preserve">boundary effect differed across event </w:t>
      </w:r>
      <w:r w:rsidR="002F56F1">
        <w:rPr>
          <w:rFonts w:ascii="Times New Roman" w:hAnsi="Times New Roman" w:cs="Times New Roman"/>
          <w:sz w:val="24"/>
          <w:szCs w:val="24"/>
          <w:lang w:val="en-CA"/>
        </w:rPr>
        <w:t>structures</w:t>
      </w:r>
      <w:r w:rsidRPr="00C71394">
        <w:rPr>
          <w:rFonts w:ascii="Times New Roman" w:hAnsi="Times New Roman" w:cs="Times New Roman"/>
          <w:sz w:val="24"/>
          <w:szCs w:val="24"/>
          <w:lang w:val="en-CA"/>
        </w:rPr>
        <w:t>. In the 3-</w:t>
      </w:r>
      <w:r w:rsidR="002F56F1">
        <w:rPr>
          <w:rFonts w:ascii="Times New Roman" w:hAnsi="Times New Roman" w:cs="Times New Roman"/>
          <w:sz w:val="24"/>
          <w:szCs w:val="24"/>
        </w:rPr>
        <w:t>context</w:t>
      </w:r>
      <w:r w:rsidR="002F56F1" w:rsidRPr="0046709C">
        <w:rPr>
          <w:rFonts w:ascii="Times New Roman" w:hAnsi="Times New Roman" w:cs="Times New Roman"/>
          <w:sz w:val="24"/>
          <w:szCs w:val="24"/>
          <w:lang w:val="en-CA"/>
        </w:rPr>
        <w:t xml:space="preserve"> </w:t>
      </w:r>
      <w:r w:rsidRPr="00C71394">
        <w:rPr>
          <w:rFonts w:ascii="Times New Roman" w:hAnsi="Times New Roman" w:cs="Times New Roman"/>
          <w:sz w:val="24"/>
          <w:szCs w:val="24"/>
          <w:lang w:val="en-CA"/>
        </w:rPr>
        <w:t xml:space="preserve">group, accuracy was </w:t>
      </w:r>
    </w:p>
    <w:p w14:paraId="74E2858F" w14:textId="25D6F246" w:rsidR="002F56F1" w:rsidRDefault="00C71394" w:rsidP="002F56F1">
      <w:pPr>
        <w:pStyle w:val="Bibliography"/>
        <w:spacing w:line="276" w:lineRule="auto"/>
        <w:rPr>
          <w:rFonts w:ascii="Times New Roman" w:hAnsi="Times New Roman" w:cs="Times New Roman"/>
          <w:sz w:val="24"/>
          <w:szCs w:val="24"/>
          <w:lang w:val="en-CA"/>
        </w:rPr>
      </w:pPr>
      <w:r w:rsidRPr="00C71394">
        <w:rPr>
          <w:rFonts w:ascii="Times New Roman" w:hAnsi="Times New Roman" w:cs="Times New Roman"/>
          <w:sz w:val="24"/>
          <w:szCs w:val="24"/>
          <w:lang w:val="en-CA"/>
        </w:rPr>
        <w:t>significantly higher for cross-boundary trials (</w:t>
      </w:r>
      <w:r w:rsidRPr="00C71394">
        <w:rPr>
          <w:rFonts w:ascii="Times New Roman" w:hAnsi="Times New Roman" w:cs="Times New Roman"/>
          <w:i/>
          <w:iCs/>
          <w:sz w:val="24"/>
          <w:szCs w:val="24"/>
          <w:lang w:val="en-CA"/>
        </w:rPr>
        <w:t>M</w:t>
      </w:r>
      <w:r w:rsidRPr="00C71394">
        <w:rPr>
          <w:rFonts w:ascii="Times New Roman" w:hAnsi="Times New Roman" w:cs="Times New Roman"/>
          <w:sz w:val="24"/>
          <w:szCs w:val="24"/>
          <w:lang w:val="en-CA"/>
        </w:rPr>
        <w:t xml:space="preserve"> = .887, SE = .025) than </w:t>
      </w:r>
      <w:r w:rsidR="0033467C" w:rsidRPr="0046709C">
        <w:rPr>
          <w:rFonts w:ascii="Times New Roman" w:hAnsi="Times New Roman" w:cs="Times New Roman"/>
          <w:sz w:val="24"/>
          <w:szCs w:val="24"/>
        </w:rPr>
        <w:t>within-</w:t>
      </w:r>
      <w:r w:rsidR="0033467C">
        <w:rPr>
          <w:rFonts w:ascii="Times New Roman" w:hAnsi="Times New Roman" w:cs="Times New Roman" w:hint="eastAsia"/>
          <w:iCs/>
          <w:sz w:val="24"/>
          <w:szCs w:val="24"/>
          <w:lang w:eastAsia="zh-CN"/>
        </w:rPr>
        <w:t>event</w:t>
      </w:r>
      <w:r w:rsidR="0033467C" w:rsidRPr="00C71394">
        <w:rPr>
          <w:rFonts w:ascii="Times New Roman" w:hAnsi="Times New Roman" w:cs="Times New Roman"/>
          <w:sz w:val="24"/>
          <w:szCs w:val="24"/>
          <w:lang w:val="en-CA"/>
        </w:rPr>
        <w:t xml:space="preserve"> </w:t>
      </w:r>
      <w:r w:rsidRPr="00C71394">
        <w:rPr>
          <w:rFonts w:ascii="Times New Roman" w:hAnsi="Times New Roman" w:cs="Times New Roman"/>
          <w:sz w:val="24"/>
          <w:szCs w:val="24"/>
          <w:lang w:val="en-CA"/>
        </w:rPr>
        <w:t xml:space="preserve">trials </w:t>
      </w:r>
    </w:p>
    <w:p w14:paraId="799783C7" w14:textId="026807EE" w:rsidR="002F56F1" w:rsidRDefault="00C71394" w:rsidP="00C71394">
      <w:pPr>
        <w:pStyle w:val="Bibliography"/>
        <w:spacing w:line="276" w:lineRule="auto"/>
        <w:rPr>
          <w:rFonts w:ascii="Times New Roman" w:hAnsi="Times New Roman" w:cs="Times New Roman"/>
          <w:sz w:val="24"/>
          <w:szCs w:val="24"/>
          <w:lang w:val="en-CA"/>
        </w:rPr>
      </w:pPr>
      <w:r w:rsidRPr="00C71394">
        <w:rPr>
          <w:rFonts w:ascii="Times New Roman" w:hAnsi="Times New Roman" w:cs="Times New Roman"/>
          <w:sz w:val="24"/>
          <w:szCs w:val="24"/>
          <w:lang w:val="en-CA"/>
        </w:rPr>
        <w:t>(</w:t>
      </w:r>
      <w:r w:rsidRPr="00C71394">
        <w:rPr>
          <w:rFonts w:ascii="Times New Roman" w:hAnsi="Times New Roman" w:cs="Times New Roman"/>
          <w:i/>
          <w:iCs/>
          <w:sz w:val="24"/>
          <w:szCs w:val="24"/>
          <w:lang w:val="en-CA"/>
        </w:rPr>
        <w:t>M</w:t>
      </w:r>
      <w:r w:rsidRPr="00C71394">
        <w:rPr>
          <w:rFonts w:ascii="Times New Roman" w:hAnsi="Times New Roman" w:cs="Times New Roman"/>
          <w:sz w:val="24"/>
          <w:szCs w:val="24"/>
          <w:lang w:val="en-CA"/>
        </w:rPr>
        <w:t xml:space="preserve"> = .725, SE = .025), </w:t>
      </w:r>
      <w:r w:rsidRPr="00C71394">
        <w:rPr>
          <w:rFonts w:ascii="Times New Roman" w:hAnsi="Times New Roman" w:cs="Times New Roman"/>
          <w:i/>
          <w:iCs/>
          <w:sz w:val="24"/>
          <w:szCs w:val="24"/>
          <w:lang w:val="en-CA"/>
        </w:rPr>
        <w:t>t</w:t>
      </w:r>
      <w:r w:rsidRPr="00C71394">
        <w:rPr>
          <w:rFonts w:ascii="Times New Roman" w:hAnsi="Times New Roman" w:cs="Times New Roman"/>
          <w:sz w:val="24"/>
          <w:szCs w:val="24"/>
          <w:lang w:val="en-CA"/>
        </w:rPr>
        <w:t xml:space="preserve">(49) = </w:t>
      </w:r>
      <w:r>
        <w:rPr>
          <w:rFonts w:ascii="Times New Roman" w:hAnsi="Times New Roman" w:cs="Times New Roman"/>
          <w:sz w:val="24"/>
          <w:szCs w:val="24"/>
          <w:lang w:val="en-CA"/>
        </w:rPr>
        <w:t>-</w:t>
      </w:r>
      <w:r w:rsidRPr="00C71394">
        <w:rPr>
          <w:rFonts w:ascii="Times New Roman" w:hAnsi="Times New Roman" w:cs="Times New Roman"/>
          <w:sz w:val="24"/>
          <w:szCs w:val="24"/>
          <w:lang w:val="en-CA"/>
        </w:rPr>
        <w:t xml:space="preserve">6.80, </w:t>
      </w:r>
      <w:r w:rsidRPr="00C71394">
        <w:rPr>
          <w:rFonts w:ascii="Times New Roman" w:hAnsi="Times New Roman" w:cs="Times New Roman"/>
          <w:i/>
          <w:iCs/>
          <w:sz w:val="24"/>
          <w:szCs w:val="24"/>
          <w:lang w:val="en-CA"/>
        </w:rPr>
        <w:t>p</w:t>
      </w:r>
      <w:r w:rsidRPr="00C71394">
        <w:rPr>
          <w:rFonts w:ascii="Times New Roman" w:hAnsi="Times New Roman" w:cs="Times New Roman"/>
          <w:sz w:val="24"/>
          <w:szCs w:val="24"/>
          <w:lang w:val="en-CA"/>
        </w:rPr>
        <w:t xml:space="preserve"> &lt; .001, </w:t>
      </w:r>
      <w:r w:rsidRPr="00C71394">
        <w:rPr>
          <w:rFonts w:ascii="Times New Roman" w:hAnsi="Times New Roman" w:cs="Times New Roman"/>
          <w:i/>
          <w:iCs/>
          <w:sz w:val="24"/>
          <w:szCs w:val="24"/>
          <w:lang w:val="en-CA"/>
        </w:rPr>
        <w:t>d</w:t>
      </w:r>
      <w:r w:rsidRPr="00C71394">
        <w:rPr>
          <w:rFonts w:ascii="Times New Roman" w:hAnsi="Times New Roman" w:cs="Times New Roman"/>
          <w:sz w:val="24"/>
          <w:szCs w:val="24"/>
          <w:lang w:val="en-CA"/>
        </w:rPr>
        <w:t xml:space="preserve"> = 1.82. In contrast, in the 6-</w:t>
      </w:r>
      <w:r w:rsidR="002F56F1">
        <w:rPr>
          <w:rFonts w:ascii="Times New Roman" w:hAnsi="Times New Roman" w:cs="Times New Roman"/>
          <w:sz w:val="24"/>
          <w:szCs w:val="24"/>
        </w:rPr>
        <w:t>context</w:t>
      </w:r>
      <w:r w:rsidR="002F56F1" w:rsidRPr="0046709C">
        <w:rPr>
          <w:rFonts w:ascii="Times New Roman" w:hAnsi="Times New Roman" w:cs="Times New Roman"/>
          <w:sz w:val="24"/>
          <w:szCs w:val="24"/>
          <w:lang w:val="en-CA"/>
        </w:rPr>
        <w:t xml:space="preserve"> </w:t>
      </w:r>
      <w:r w:rsidRPr="00C71394">
        <w:rPr>
          <w:rFonts w:ascii="Times New Roman" w:hAnsi="Times New Roman" w:cs="Times New Roman"/>
          <w:sz w:val="24"/>
          <w:szCs w:val="24"/>
          <w:lang w:val="en-CA"/>
        </w:rPr>
        <w:t xml:space="preserve">group, </w:t>
      </w:r>
    </w:p>
    <w:p w14:paraId="552D28CB" w14:textId="42B58041" w:rsidR="002F56F1" w:rsidRDefault="00C71394" w:rsidP="00C71394">
      <w:pPr>
        <w:pStyle w:val="Bibliography"/>
        <w:spacing w:line="276" w:lineRule="auto"/>
        <w:rPr>
          <w:rFonts w:ascii="Times New Roman" w:hAnsi="Times New Roman" w:cs="Times New Roman"/>
          <w:sz w:val="24"/>
          <w:szCs w:val="24"/>
          <w:lang w:val="en-CA"/>
        </w:rPr>
      </w:pPr>
      <w:r w:rsidRPr="00C71394">
        <w:rPr>
          <w:rFonts w:ascii="Times New Roman" w:hAnsi="Times New Roman" w:cs="Times New Roman"/>
          <w:sz w:val="24"/>
          <w:szCs w:val="24"/>
          <w:lang w:val="en-CA"/>
        </w:rPr>
        <w:t xml:space="preserve">accuracy was significantly higher for </w:t>
      </w:r>
      <w:r w:rsidR="0033467C" w:rsidRPr="0033467C">
        <w:rPr>
          <w:rFonts w:ascii="Times New Roman" w:hAnsi="Times New Roman" w:cs="Times New Roman"/>
          <w:sz w:val="24"/>
          <w:szCs w:val="24"/>
          <w:lang w:val="en-CA"/>
        </w:rPr>
        <w:t>within-event</w:t>
      </w:r>
      <w:r w:rsidRPr="00C71394">
        <w:rPr>
          <w:rFonts w:ascii="Times New Roman" w:hAnsi="Times New Roman" w:cs="Times New Roman"/>
          <w:sz w:val="24"/>
          <w:szCs w:val="24"/>
          <w:lang w:val="en-CA"/>
        </w:rPr>
        <w:t xml:space="preserve"> trials (</w:t>
      </w:r>
      <w:r w:rsidRPr="00C71394">
        <w:rPr>
          <w:rFonts w:ascii="Times New Roman" w:hAnsi="Times New Roman" w:cs="Times New Roman"/>
          <w:i/>
          <w:iCs/>
          <w:sz w:val="24"/>
          <w:szCs w:val="24"/>
          <w:lang w:val="en-CA"/>
        </w:rPr>
        <w:t>M</w:t>
      </w:r>
      <w:r w:rsidRPr="00C71394">
        <w:rPr>
          <w:rFonts w:ascii="Times New Roman" w:hAnsi="Times New Roman" w:cs="Times New Roman"/>
          <w:sz w:val="24"/>
          <w:szCs w:val="24"/>
          <w:lang w:val="en-CA"/>
        </w:rPr>
        <w:t xml:space="preserve"> = .792, SE = .027) than cross-</w:t>
      </w:r>
    </w:p>
    <w:p w14:paraId="240C22DC" w14:textId="12C2585E" w:rsidR="00C71394" w:rsidRPr="00C71394" w:rsidRDefault="00C71394" w:rsidP="00C71394">
      <w:pPr>
        <w:pStyle w:val="Bibliography"/>
        <w:spacing w:line="276" w:lineRule="auto"/>
        <w:rPr>
          <w:rFonts w:ascii="Times New Roman" w:hAnsi="Times New Roman" w:cs="Times New Roman"/>
          <w:sz w:val="24"/>
          <w:szCs w:val="24"/>
        </w:rPr>
      </w:pPr>
      <w:r w:rsidRPr="00C71394">
        <w:rPr>
          <w:rFonts w:ascii="Times New Roman" w:hAnsi="Times New Roman" w:cs="Times New Roman"/>
          <w:sz w:val="24"/>
          <w:szCs w:val="24"/>
          <w:lang w:val="en-CA"/>
        </w:rPr>
        <w:t>boundary trials (</w:t>
      </w:r>
      <w:r w:rsidRPr="00C71394">
        <w:rPr>
          <w:rFonts w:ascii="Times New Roman" w:hAnsi="Times New Roman" w:cs="Times New Roman"/>
          <w:i/>
          <w:iCs/>
          <w:sz w:val="24"/>
          <w:szCs w:val="24"/>
          <w:lang w:val="en-CA"/>
        </w:rPr>
        <w:t>M</w:t>
      </w:r>
      <w:r w:rsidRPr="00C71394">
        <w:rPr>
          <w:rFonts w:ascii="Times New Roman" w:hAnsi="Times New Roman" w:cs="Times New Roman"/>
          <w:sz w:val="24"/>
          <w:szCs w:val="24"/>
          <w:lang w:val="en-CA"/>
        </w:rPr>
        <w:t xml:space="preserve"> = .701, SE = .027), </w:t>
      </w:r>
      <w:r w:rsidRPr="00C71394">
        <w:rPr>
          <w:rFonts w:ascii="Times New Roman" w:hAnsi="Times New Roman" w:cs="Times New Roman"/>
          <w:i/>
          <w:iCs/>
          <w:sz w:val="24"/>
          <w:szCs w:val="24"/>
          <w:lang w:val="en-CA"/>
        </w:rPr>
        <w:t>t</w:t>
      </w:r>
      <w:r w:rsidRPr="00C71394">
        <w:rPr>
          <w:rFonts w:ascii="Times New Roman" w:hAnsi="Times New Roman" w:cs="Times New Roman"/>
          <w:sz w:val="24"/>
          <w:szCs w:val="24"/>
          <w:lang w:val="en-CA"/>
        </w:rPr>
        <w:t xml:space="preserve">(49) = 3.45, </w:t>
      </w:r>
      <w:r w:rsidRPr="00C71394">
        <w:rPr>
          <w:rFonts w:ascii="Times New Roman" w:hAnsi="Times New Roman" w:cs="Times New Roman"/>
          <w:i/>
          <w:iCs/>
          <w:sz w:val="24"/>
          <w:szCs w:val="24"/>
          <w:lang w:val="en-CA"/>
        </w:rPr>
        <w:t>p</w:t>
      </w:r>
      <w:r w:rsidRPr="00C71394">
        <w:rPr>
          <w:rFonts w:ascii="Times New Roman" w:hAnsi="Times New Roman" w:cs="Times New Roman"/>
          <w:sz w:val="24"/>
          <w:szCs w:val="24"/>
          <w:lang w:val="en-CA"/>
        </w:rPr>
        <w:t xml:space="preserve"> = .001, </w:t>
      </w:r>
      <w:r w:rsidRPr="00C71394">
        <w:rPr>
          <w:rFonts w:ascii="Times New Roman" w:hAnsi="Times New Roman" w:cs="Times New Roman"/>
          <w:i/>
          <w:iCs/>
          <w:sz w:val="24"/>
          <w:szCs w:val="24"/>
          <w:lang w:val="en-CA"/>
        </w:rPr>
        <w:t>d</w:t>
      </w:r>
      <w:r w:rsidRPr="00C71394">
        <w:rPr>
          <w:rFonts w:ascii="Times New Roman" w:hAnsi="Times New Roman" w:cs="Times New Roman"/>
          <w:sz w:val="24"/>
          <w:szCs w:val="24"/>
          <w:lang w:val="en-CA"/>
        </w:rPr>
        <w:t xml:space="preserve"> = 1.02</w:t>
      </w:r>
      <w:r>
        <w:rPr>
          <w:rFonts w:ascii="Times New Roman" w:hAnsi="Times New Roman" w:cs="Times New Roman"/>
          <w:sz w:val="24"/>
          <w:szCs w:val="24"/>
          <w:lang w:val="en-CA"/>
        </w:rPr>
        <w:t xml:space="preserve"> </w:t>
      </w:r>
      <w:r w:rsidRPr="00C71394">
        <w:rPr>
          <w:rFonts w:ascii="Times New Roman" w:hAnsi="Times New Roman" w:cs="Times New Roman"/>
          <w:sz w:val="24"/>
          <w:szCs w:val="24"/>
          <w:lang w:val="en-CA"/>
        </w:rPr>
        <w:t xml:space="preserve">(Figure </w:t>
      </w:r>
      <w:r w:rsidR="003523E9">
        <w:rPr>
          <w:rFonts w:ascii="Times New Roman" w:hAnsi="Times New Roman" w:cs="Times New Roman"/>
          <w:sz w:val="24"/>
          <w:szCs w:val="24"/>
          <w:lang w:val="en-CA"/>
        </w:rPr>
        <w:t>5A</w:t>
      </w:r>
      <w:r w:rsidRPr="00C71394">
        <w:rPr>
          <w:rFonts w:ascii="Times New Roman" w:hAnsi="Times New Roman" w:cs="Times New Roman"/>
          <w:sz w:val="24"/>
          <w:szCs w:val="24"/>
          <w:lang w:val="en-CA"/>
        </w:rPr>
        <w:t>).</w:t>
      </w:r>
    </w:p>
    <w:p w14:paraId="6FB4A3C1" w14:textId="77777777" w:rsidR="0046709C" w:rsidRPr="0046709C" w:rsidRDefault="0046709C" w:rsidP="0046709C"/>
    <w:p w14:paraId="4A3B4016" w14:textId="7C067CC4" w:rsidR="0046709C" w:rsidRDefault="0046709C" w:rsidP="0046709C">
      <w:pPr>
        <w:rPr>
          <w:rFonts w:ascii="Times New Roman" w:hAnsi="Times New Roman" w:cs="Times New Roman"/>
          <w:b/>
          <w:sz w:val="24"/>
          <w:szCs w:val="24"/>
        </w:rPr>
      </w:pPr>
      <w:r w:rsidRPr="0050633B">
        <w:rPr>
          <w:rFonts w:ascii="Times New Roman" w:hAnsi="Times New Roman" w:cs="Times New Roman"/>
          <w:b/>
          <w:sz w:val="24"/>
          <w:szCs w:val="24"/>
        </w:rPr>
        <w:t xml:space="preserve">Temporal </w:t>
      </w:r>
      <w:r>
        <w:rPr>
          <w:rFonts w:ascii="Times New Roman" w:hAnsi="Times New Roman" w:cs="Times New Roman"/>
          <w:b/>
          <w:sz w:val="24"/>
          <w:szCs w:val="24"/>
        </w:rPr>
        <w:t>distance judgment</w:t>
      </w:r>
    </w:p>
    <w:p w14:paraId="15E13085" w14:textId="77777777" w:rsidR="00C71394" w:rsidRDefault="00C71394" w:rsidP="0046709C">
      <w:pPr>
        <w:rPr>
          <w:rFonts w:ascii="Times New Roman" w:hAnsi="Times New Roman" w:cs="Times New Roman"/>
          <w:b/>
          <w:sz w:val="24"/>
          <w:szCs w:val="24"/>
        </w:rPr>
      </w:pPr>
    </w:p>
    <w:p w14:paraId="75D81DF3" w14:textId="2575B0BE" w:rsidR="00C71394" w:rsidRDefault="00786B18" w:rsidP="0046709C">
      <w:pPr>
        <w:rPr>
          <w:rFonts w:ascii="Times New Roman" w:hAnsi="Times New Roman" w:cs="Times New Roman"/>
          <w:sz w:val="24"/>
          <w:szCs w:val="24"/>
          <w:lang w:val="en-CA"/>
        </w:rPr>
      </w:pPr>
      <w:r w:rsidRPr="00786B18">
        <w:rPr>
          <w:rFonts w:ascii="Times New Roman" w:hAnsi="Times New Roman" w:cs="Times New Roman"/>
          <w:b/>
          <w:bCs/>
          <w:sz w:val="24"/>
          <w:szCs w:val="24"/>
        </w:rPr>
        <w:t xml:space="preserve">Boundary and </w:t>
      </w:r>
      <w:r>
        <w:rPr>
          <w:rFonts w:ascii="Times New Roman" w:hAnsi="Times New Roman" w:cs="Times New Roman"/>
          <w:b/>
          <w:bCs/>
          <w:sz w:val="24"/>
          <w:szCs w:val="24"/>
        </w:rPr>
        <w:t>event structure</w:t>
      </w:r>
      <w:r w:rsidRPr="00786B18">
        <w:rPr>
          <w:rFonts w:ascii="Times New Roman" w:hAnsi="Times New Roman" w:cs="Times New Roman"/>
          <w:b/>
          <w:bCs/>
          <w:sz w:val="24"/>
          <w:szCs w:val="24"/>
        </w:rPr>
        <w:t>.</w:t>
      </w:r>
      <w:r>
        <w:rPr>
          <w:rFonts w:ascii="Times New Roman" w:hAnsi="Times New Roman" w:cs="Times New Roman"/>
          <w:sz w:val="24"/>
          <w:szCs w:val="24"/>
        </w:rPr>
        <w:t xml:space="preserve"> </w:t>
      </w:r>
      <w:r w:rsidR="00C71394" w:rsidRPr="00C71394">
        <w:rPr>
          <w:rFonts w:ascii="Times New Roman" w:hAnsi="Times New Roman" w:cs="Times New Roman"/>
          <w:sz w:val="24"/>
          <w:szCs w:val="24"/>
        </w:rPr>
        <w:t>The analysis showed a significant main effect of boundary on distance</w:t>
      </w:r>
      <w:r w:rsidR="00C71394">
        <w:rPr>
          <w:rFonts w:ascii="Times New Roman" w:hAnsi="Times New Roman" w:cs="Times New Roman"/>
          <w:sz w:val="24"/>
          <w:szCs w:val="24"/>
        </w:rPr>
        <w:t xml:space="preserve"> ratings</w:t>
      </w:r>
      <w:r w:rsidR="00C71394" w:rsidRPr="00C71394">
        <w:rPr>
          <w:rFonts w:ascii="Times New Roman" w:hAnsi="Times New Roman" w:cs="Times New Roman"/>
          <w:sz w:val="24"/>
          <w:szCs w:val="24"/>
        </w:rPr>
        <w:t xml:space="preserve">, </w:t>
      </w:r>
      <w:r w:rsidR="00C71394" w:rsidRPr="00C71394">
        <w:rPr>
          <w:rStyle w:val="Emphasis"/>
          <w:rFonts w:ascii="Times New Roman" w:hAnsi="Times New Roman" w:cs="Times New Roman"/>
          <w:sz w:val="24"/>
          <w:szCs w:val="24"/>
        </w:rPr>
        <w:t>F</w:t>
      </w:r>
      <w:r w:rsidR="00C71394" w:rsidRPr="00C71394">
        <w:rPr>
          <w:rFonts w:ascii="Times New Roman" w:hAnsi="Times New Roman" w:cs="Times New Roman"/>
          <w:sz w:val="24"/>
          <w:szCs w:val="24"/>
        </w:rPr>
        <w:t xml:space="preserve">(1, 49) = 118.60, </w:t>
      </w:r>
      <w:r w:rsidR="00C71394" w:rsidRPr="00C71394">
        <w:rPr>
          <w:rStyle w:val="Emphasis"/>
          <w:rFonts w:ascii="Times New Roman" w:hAnsi="Times New Roman" w:cs="Times New Roman"/>
          <w:sz w:val="24"/>
          <w:szCs w:val="24"/>
        </w:rPr>
        <w:t>p</w:t>
      </w:r>
      <w:r w:rsidR="00C71394" w:rsidRPr="00C71394">
        <w:rPr>
          <w:rFonts w:ascii="Times New Roman" w:hAnsi="Times New Roman" w:cs="Times New Roman"/>
          <w:sz w:val="24"/>
          <w:szCs w:val="24"/>
        </w:rPr>
        <w:t xml:space="preserve"> &lt; .001, partial η² = .71</w:t>
      </w:r>
      <w:r w:rsidR="003523E9">
        <w:rPr>
          <w:rFonts w:ascii="Times New Roman" w:hAnsi="Times New Roman" w:cs="Times New Roman"/>
          <w:sz w:val="24"/>
          <w:szCs w:val="24"/>
        </w:rPr>
        <w:t xml:space="preserve">, replicated the finding from </w:t>
      </w:r>
      <w:r w:rsidR="003523E9">
        <w:rPr>
          <w:rFonts w:ascii="Times New Roman" w:hAnsi="Times New Roman" w:cs="Times New Roman"/>
          <w:sz w:val="24"/>
          <w:szCs w:val="24"/>
        </w:rPr>
        <w:lastRenderedPageBreak/>
        <w:t xml:space="preserve">experiment 1. </w:t>
      </w:r>
      <w:r w:rsidR="00C71394" w:rsidRPr="00C71394">
        <w:rPr>
          <w:rFonts w:ascii="Times New Roman" w:hAnsi="Times New Roman" w:cs="Times New Roman"/>
          <w:sz w:val="24"/>
          <w:szCs w:val="24"/>
        </w:rPr>
        <w:t>There was also a significant main effect of event</w:t>
      </w:r>
      <w:r w:rsidR="002F56F1">
        <w:rPr>
          <w:rFonts w:ascii="Times New Roman" w:hAnsi="Times New Roman" w:cs="Times New Roman"/>
          <w:sz w:val="24"/>
          <w:szCs w:val="24"/>
        </w:rPr>
        <w:t xml:space="preserve"> </w:t>
      </w:r>
      <w:r w:rsidR="002F56F1">
        <w:rPr>
          <w:rFonts w:ascii="Times New Roman" w:hAnsi="Times New Roman" w:cs="Times New Roman"/>
          <w:sz w:val="24"/>
          <w:szCs w:val="24"/>
          <w:lang w:val="en-CA"/>
        </w:rPr>
        <w:t>structure</w:t>
      </w:r>
      <w:r w:rsidR="00C71394" w:rsidRPr="00C71394">
        <w:rPr>
          <w:rFonts w:ascii="Times New Roman" w:hAnsi="Times New Roman" w:cs="Times New Roman"/>
          <w:sz w:val="24"/>
          <w:szCs w:val="24"/>
        </w:rPr>
        <w:t xml:space="preserve">, </w:t>
      </w:r>
      <w:r w:rsidR="00C71394" w:rsidRPr="00C71394">
        <w:rPr>
          <w:rStyle w:val="Emphasis"/>
          <w:rFonts w:ascii="Times New Roman" w:hAnsi="Times New Roman" w:cs="Times New Roman"/>
          <w:sz w:val="24"/>
          <w:szCs w:val="24"/>
        </w:rPr>
        <w:t>F</w:t>
      </w:r>
      <w:r w:rsidR="00C71394" w:rsidRPr="00C71394">
        <w:rPr>
          <w:rFonts w:ascii="Times New Roman" w:hAnsi="Times New Roman" w:cs="Times New Roman"/>
          <w:sz w:val="24"/>
          <w:szCs w:val="24"/>
        </w:rPr>
        <w:t xml:space="preserve">(1, 49) = 4.80, </w:t>
      </w:r>
      <w:r w:rsidR="00C71394" w:rsidRPr="00C71394">
        <w:rPr>
          <w:rStyle w:val="Emphasis"/>
          <w:rFonts w:ascii="Times New Roman" w:hAnsi="Times New Roman" w:cs="Times New Roman"/>
          <w:sz w:val="24"/>
          <w:szCs w:val="24"/>
        </w:rPr>
        <w:t>p</w:t>
      </w:r>
      <w:r w:rsidR="00C71394" w:rsidRPr="00C71394">
        <w:rPr>
          <w:rFonts w:ascii="Times New Roman" w:hAnsi="Times New Roman" w:cs="Times New Roman"/>
          <w:sz w:val="24"/>
          <w:szCs w:val="24"/>
        </w:rPr>
        <w:t xml:space="preserve"> = .033</w:t>
      </w:r>
      <w:r w:rsidR="00D769E4">
        <w:rPr>
          <w:rFonts w:ascii="Times New Roman" w:hAnsi="Times New Roman" w:cs="Times New Roman"/>
          <w:sz w:val="24"/>
          <w:szCs w:val="24"/>
        </w:rPr>
        <w:t xml:space="preserve">. </w:t>
      </w:r>
      <w:r w:rsidR="00C71394" w:rsidRPr="00C71394">
        <w:rPr>
          <w:rFonts w:ascii="Times New Roman" w:hAnsi="Times New Roman" w:cs="Times New Roman"/>
          <w:sz w:val="24"/>
          <w:szCs w:val="24"/>
        </w:rPr>
        <w:t xml:space="preserve">The boundary </w:t>
      </w:r>
      <w:r w:rsidR="00C71394">
        <w:rPr>
          <w:rFonts w:ascii="Times New Roman" w:hAnsi="Times New Roman" w:cs="Times New Roman"/>
          <w:sz w:val="24"/>
          <w:szCs w:val="24"/>
        </w:rPr>
        <w:t>x</w:t>
      </w:r>
      <w:r w:rsidR="00C71394" w:rsidRPr="00C71394">
        <w:rPr>
          <w:rFonts w:ascii="Times New Roman" w:hAnsi="Times New Roman" w:cs="Times New Roman"/>
          <w:sz w:val="24"/>
          <w:szCs w:val="24"/>
        </w:rPr>
        <w:t xml:space="preserve"> event</w:t>
      </w:r>
      <w:r w:rsidR="002F56F1" w:rsidRPr="002F56F1">
        <w:rPr>
          <w:rFonts w:ascii="Times New Roman" w:hAnsi="Times New Roman" w:cs="Times New Roman"/>
          <w:sz w:val="24"/>
          <w:szCs w:val="24"/>
          <w:lang w:val="en-CA"/>
        </w:rPr>
        <w:t xml:space="preserve"> </w:t>
      </w:r>
      <w:r w:rsidR="002F56F1">
        <w:rPr>
          <w:rFonts w:ascii="Times New Roman" w:hAnsi="Times New Roman" w:cs="Times New Roman"/>
          <w:sz w:val="24"/>
          <w:szCs w:val="24"/>
          <w:lang w:val="en-CA"/>
        </w:rPr>
        <w:t>structure</w:t>
      </w:r>
      <w:r w:rsidR="00C71394" w:rsidRPr="00C71394">
        <w:rPr>
          <w:rFonts w:ascii="Times New Roman" w:hAnsi="Times New Roman" w:cs="Times New Roman"/>
          <w:sz w:val="24"/>
          <w:szCs w:val="24"/>
        </w:rPr>
        <w:t xml:space="preserve"> interaction was not significant, </w:t>
      </w:r>
      <w:r w:rsidR="00C71394" w:rsidRPr="00C71394">
        <w:rPr>
          <w:rStyle w:val="Emphasis"/>
          <w:rFonts w:ascii="Times New Roman" w:hAnsi="Times New Roman" w:cs="Times New Roman"/>
          <w:sz w:val="24"/>
          <w:szCs w:val="24"/>
        </w:rPr>
        <w:t>F</w:t>
      </w:r>
      <w:r w:rsidR="00C71394" w:rsidRPr="00C71394">
        <w:rPr>
          <w:rFonts w:ascii="Times New Roman" w:hAnsi="Times New Roman" w:cs="Times New Roman"/>
          <w:sz w:val="24"/>
          <w:szCs w:val="24"/>
        </w:rPr>
        <w:t xml:space="preserve">(1, 49) = 2.76, </w:t>
      </w:r>
      <w:r w:rsidR="00D769E4" w:rsidRPr="00D769E4">
        <w:rPr>
          <w:rStyle w:val="Emphasis"/>
          <w:rFonts w:ascii="Times New Roman" w:hAnsi="Times New Roman" w:cs="Times New Roman"/>
          <w:sz w:val="24"/>
          <w:szCs w:val="24"/>
        </w:rPr>
        <w:t>p &gt; .05</w:t>
      </w:r>
      <w:r w:rsidR="00C71394" w:rsidRPr="00C71394">
        <w:rPr>
          <w:rFonts w:ascii="Times New Roman" w:hAnsi="Times New Roman" w:cs="Times New Roman"/>
          <w:sz w:val="24"/>
          <w:szCs w:val="24"/>
        </w:rPr>
        <w:t>, partial η² = .05</w:t>
      </w:r>
      <w:r w:rsidR="00C71394">
        <w:rPr>
          <w:rFonts w:ascii="Times New Roman" w:hAnsi="Times New Roman" w:cs="Times New Roman"/>
          <w:sz w:val="24"/>
          <w:szCs w:val="24"/>
        </w:rPr>
        <w:t xml:space="preserve"> </w:t>
      </w:r>
      <w:r w:rsidR="00C71394" w:rsidRPr="00C71394">
        <w:rPr>
          <w:rFonts w:ascii="Times New Roman" w:hAnsi="Times New Roman" w:cs="Times New Roman"/>
          <w:sz w:val="24"/>
          <w:szCs w:val="24"/>
          <w:lang w:val="en-CA"/>
        </w:rPr>
        <w:t xml:space="preserve">(Figure </w:t>
      </w:r>
      <w:r w:rsidR="003523E9">
        <w:rPr>
          <w:rFonts w:ascii="Times New Roman" w:hAnsi="Times New Roman" w:cs="Times New Roman"/>
          <w:sz w:val="24"/>
          <w:szCs w:val="24"/>
          <w:lang w:val="en-CA"/>
        </w:rPr>
        <w:t>5B</w:t>
      </w:r>
      <w:r w:rsidR="00C71394" w:rsidRPr="00C71394">
        <w:rPr>
          <w:rFonts w:ascii="Times New Roman" w:hAnsi="Times New Roman" w:cs="Times New Roman"/>
          <w:sz w:val="24"/>
          <w:szCs w:val="24"/>
          <w:lang w:val="en-CA"/>
        </w:rPr>
        <w:t>).</w:t>
      </w:r>
    </w:p>
    <w:p w14:paraId="52F01C0C" w14:textId="77777777" w:rsidR="00C915E9" w:rsidRDefault="00C915E9" w:rsidP="0046709C">
      <w:pPr>
        <w:rPr>
          <w:rFonts w:ascii="Times New Roman" w:hAnsi="Times New Roman" w:cs="Times New Roman"/>
          <w:sz w:val="24"/>
          <w:szCs w:val="24"/>
          <w:lang w:val="en-CA"/>
        </w:rPr>
      </w:pPr>
    </w:p>
    <w:p w14:paraId="0B1DDE7B" w14:textId="77777777" w:rsidR="00C915E9" w:rsidRDefault="00C915E9" w:rsidP="0046709C">
      <w:pPr>
        <w:rPr>
          <w:rFonts w:ascii="Times New Roman" w:hAnsi="Times New Roman" w:cs="Times New Roman"/>
          <w:sz w:val="24"/>
          <w:szCs w:val="24"/>
          <w:lang w:val="en-CA"/>
        </w:rPr>
      </w:pPr>
    </w:p>
    <w:p w14:paraId="7C317493" w14:textId="77777777" w:rsidR="00C915E9" w:rsidRDefault="00C915E9" w:rsidP="0046709C">
      <w:pPr>
        <w:rPr>
          <w:rFonts w:ascii="Times New Roman" w:hAnsi="Times New Roman" w:cs="Times New Roman"/>
          <w:sz w:val="24"/>
          <w:szCs w:val="24"/>
          <w:lang w:val="en-CA"/>
        </w:rPr>
      </w:pPr>
    </w:p>
    <w:p w14:paraId="11A39C72" w14:textId="7E386302" w:rsidR="00090888" w:rsidRDefault="00090888" w:rsidP="0046709C">
      <w:pPr>
        <w:rPr>
          <w:rFonts w:ascii="Times New Roman" w:hAnsi="Times New Roman" w:cs="Times New Roman"/>
          <w:sz w:val="24"/>
          <w:szCs w:val="24"/>
          <w:lang w:val="en-CA"/>
        </w:rPr>
      </w:pPr>
      <w:r>
        <w:rPr>
          <w:noProof/>
          <w:lang w:val="de-DE" w:eastAsia="de-DE" w:bidi="ar-SA"/>
          <w14:ligatures w14:val="standardContextual"/>
        </w:rPr>
        <mc:AlternateContent>
          <mc:Choice Requires="wps">
            <w:drawing>
              <wp:anchor distT="0" distB="0" distL="114300" distR="114300" simplePos="0" relativeHeight="251807744" behindDoc="0" locked="0" layoutInCell="1" allowOverlap="1" wp14:anchorId="3EF540A5" wp14:editId="6671B9B5">
                <wp:simplePos x="0" y="0"/>
                <wp:positionH relativeFrom="column">
                  <wp:posOffset>3149600</wp:posOffset>
                </wp:positionH>
                <wp:positionV relativeFrom="paragraph">
                  <wp:posOffset>85090</wp:posOffset>
                </wp:positionV>
                <wp:extent cx="396875" cy="376555"/>
                <wp:effectExtent l="0" t="0" r="0" b="0"/>
                <wp:wrapNone/>
                <wp:docPr id="1766041642" name="Text Box 3"/>
                <wp:cNvGraphicFramePr/>
                <a:graphic xmlns:a="http://schemas.openxmlformats.org/drawingml/2006/main">
                  <a:graphicData uri="http://schemas.microsoft.com/office/word/2010/wordprocessingShape">
                    <wps:wsp>
                      <wps:cNvSpPr txBox="1"/>
                      <wps:spPr>
                        <a:xfrm flipH="1">
                          <a:off x="0" y="0"/>
                          <a:ext cx="396875" cy="37655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8774863" w14:textId="1BC85DD5" w:rsidR="00090888" w:rsidRPr="00394CDE" w:rsidRDefault="00090888" w:rsidP="00090888">
                            <w:pPr>
                              <w:jc w:val="center"/>
                              <w:rPr>
                                <w:rFonts w:ascii="Times New Roman" w:hAnsi="Times New Roman" w:cs="Times New Roman"/>
                                <w:b/>
                                <w:bCs/>
                                <w:lang w:val="en-CA"/>
                              </w:rPr>
                            </w:pPr>
                            <w:r>
                              <w:rPr>
                                <w:rFonts w:ascii="Times New Roman" w:hAnsi="Times New Roman" w:cs="Times New Roman"/>
                                <w:b/>
                                <w:bCs/>
                                <w:lang w:val="en-CA"/>
                              </w:rPr>
                              <w:t>B</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EF540A5" id="_x0000_s1080" type="#_x0000_t202" style="position:absolute;margin-left:248pt;margin-top:6.7pt;width:31.25pt;height:29.65pt;flip:x;z-index:251807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" filled="f" stroked="f">
                <v:textbox>
                  <w:txbxContent>
                    <w:p w14:paraId="48774863" w14:textId="1BC85DD5" w:rsidR="00090888" w:rsidRPr="00394CDE" w:rsidRDefault="00090888" w:rsidP="00090888">
                      <w:pPr>
                        <w:jc w:val="center"/>
                        <w:rPr>
                          <w:rFonts w:ascii="Times New Roman" w:hAnsi="Times New Roman" w:cs="Times New Roman"/>
                          <w:b/>
                          <w:bCs/>
                          <w:lang w:val="en-CA"/>
                        </w:rPr>
                      </w:pPr>
                      <w:r>
                        <w:rPr>
                          <w:rFonts w:ascii="Times New Roman" w:hAnsi="Times New Roman" w:cs="Times New Roman"/>
                          <w:b/>
                          <w:bCs/>
                          <w:lang w:val="en-CA"/>
                        </w:rPr>
                        <w:t>B</w:t>
                      </w:r>
                    </w:p>
                  </w:txbxContent>
                </v:textbox>
              </v:shape>
            </w:pict>
          </mc:Fallback>
        </mc:AlternateContent>
      </w:r>
      <w:r>
        <w:rPr>
          <w:noProof/>
          <w:lang w:val="de-DE" w:eastAsia="de-DE" w:bidi="ar-SA"/>
          <w14:ligatures w14:val="standardContextual"/>
        </w:rPr>
        <mc:AlternateContent>
          <mc:Choice Requires="wps">
            <w:drawing>
              <wp:anchor distT="0" distB="0" distL="114300" distR="114300" simplePos="0" relativeHeight="251805696" behindDoc="0" locked="0" layoutInCell="1" allowOverlap="1" wp14:anchorId="591369DB" wp14:editId="31CDE78A">
                <wp:simplePos x="0" y="0"/>
                <wp:positionH relativeFrom="column">
                  <wp:posOffset>-333376</wp:posOffset>
                </wp:positionH>
                <wp:positionV relativeFrom="paragraph">
                  <wp:posOffset>90170</wp:posOffset>
                </wp:positionV>
                <wp:extent cx="396875" cy="376555"/>
                <wp:effectExtent l="0" t="0" r="0" b="0"/>
                <wp:wrapNone/>
                <wp:docPr id="436075908" name="Text Box 3"/>
                <wp:cNvGraphicFramePr/>
                <a:graphic xmlns:a="http://schemas.openxmlformats.org/drawingml/2006/main">
                  <a:graphicData uri="http://schemas.microsoft.com/office/word/2010/wordprocessingShape">
                    <wps:wsp>
                      <wps:cNvSpPr txBox="1"/>
                      <wps:spPr>
                        <a:xfrm flipH="1">
                          <a:off x="0" y="0"/>
                          <a:ext cx="396875" cy="37655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007BD7D5" w14:textId="77777777" w:rsidR="00090888" w:rsidRPr="00394CDE" w:rsidRDefault="00090888" w:rsidP="00090888">
                            <w:pPr>
                              <w:jc w:val="center"/>
                              <w:rPr>
                                <w:rFonts w:ascii="Times New Roman" w:hAnsi="Times New Roman" w:cs="Times New Roman"/>
                                <w:b/>
                                <w:bCs/>
                                <w:lang w:val="en-CA"/>
                              </w:rPr>
                            </w:pPr>
                            <w:r w:rsidRPr="00394CDE">
                              <w:rPr>
                                <w:rFonts w:ascii="Times New Roman" w:hAnsi="Times New Roman" w:cs="Times New Roman"/>
                                <w:b/>
                                <w:bCs/>
                                <w:lang w:val="en-CA"/>
                              </w:rPr>
                              <w:t>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91369DB" id="_x0000_s1081" type="#_x0000_t202" style="position:absolute;margin-left:-26.25pt;margin-top:7.1pt;width:31.25pt;height:29.65pt;flip:x;z-index:251805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" filled="f" stroked="f">
                <v:textbox>
                  <w:txbxContent>
                    <w:p w14:paraId="007BD7D5" w14:textId="77777777" w:rsidR="00090888" w:rsidRPr="00394CDE" w:rsidRDefault="00090888" w:rsidP="00090888">
                      <w:pPr>
                        <w:jc w:val="center"/>
                        <w:rPr>
                          <w:rFonts w:ascii="Times New Roman" w:hAnsi="Times New Roman" w:cs="Times New Roman"/>
                          <w:b/>
                          <w:bCs/>
                          <w:lang w:val="en-CA"/>
                        </w:rPr>
                      </w:pPr>
                      <w:r w:rsidRPr="00394CDE">
                        <w:rPr>
                          <w:rFonts w:ascii="Times New Roman" w:hAnsi="Times New Roman" w:cs="Times New Roman"/>
                          <w:b/>
                          <w:bCs/>
                          <w:lang w:val="en-CA"/>
                        </w:rPr>
                        <w:t>A</w:t>
                      </w:r>
                    </w:p>
                  </w:txbxContent>
                </v:textbox>
              </v:shape>
            </w:pict>
          </mc:Fallback>
        </mc:AlternateContent>
      </w:r>
    </w:p>
    <w:p w14:paraId="42758D90" w14:textId="1C785C0C" w:rsidR="00090888" w:rsidRDefault="00090888" w:rsidP="0046709C">
      <w:pPr>
        <w:rPr>
          <w:rFonts w:ascii="Times New Roman" w:hAnsi="Times New Roman" w:cs="Times New Roman"/>
          <w:sz w:val="24"/>
          <w:szCs w:val="24"/>
          <w:lang w:val="en-CA"/>
        </w:rPr>
      </w:pPr>
      <w:r>
        <w:rPr>
          <w:noProof/>
          <w:lang w:val="de-DE" w:eastAsia="de-DE" w:bidi="ar-SA"/>
          <w14:ligatures w14:val="standardContextual"/>
        </w:rPr>
        <mc:AlternateContent>
          <mc:Choice Requires="wps">
            <w:drawing>
              <wp:anchor distT="0" distB="0" distL="114300" distR="114300" simplePos="0" relativeHeight="251791360" behindDoc="0" locked="0" layoutInCell="1" allowOverlap="1" wp14:anchorId="4FF6E425" wp14:editId="50F32584">
                <wp:simplePos x="0" y="0"/>
                <wp:positionH relativeFrom="column">
                  <wp:posOffset>3458845</wp:posOffset>
                </wp:positionH>
                <wp:positionV relativeFrom="paragraph">
                  <wp:posOffset>104140</wp:posOffset>
                </wp:positionV>
                <wp:extent cx="2927985" cy="565079"/>
                <wp:effectExtent l="0" t="0" r="0" b="0"/>
                <wp:wrapNone/>
                <wp:docPr id="1335201135" name="Text Box 3"/>
                <wp:cNvGraphicFramePr/>
                <a:graphic xmlns:a="http://schemas.openxmlformats.org/drawingml/2006/main">
                  <a:graphicData uri="http://schemas.microsoft.com/office/word/2010/wordprocessingShape">
                    <wps:wsp>
                      <wps:cNvSpPr txBox="1"/>
                      <wps:spPr>
                        <a:xfrm>
                          <a:off x="0" y="0"/>
                          <a:ext cx="2927985" cy="565079"/>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59E34B2C" w14:textId="0970D6D7" w:rsidR="00090888" w:rsidRPr="00090888" w:rsidRDefault="00090888" w:rsidP="00090888">
                            <w:pPr>
                              <w:jc w:val="center"/>
                              <w:rPr>
                                <w:rFonts w:ascii="Times New Roman" w:hAnsi="Times New Roman" w:cs="Times New Roman"/>
                                <w:b/>
                                <w:bCs/>
                                <w:lang w:val="en-CA"/>
                              </w:rPr>
                            </w:pPr>
                            <w:r w:rsidRPr="00090888">
                              <w:rPr>
                                <w:rFonts w:ascii="Times New Roman" w:hAnsi="Times New Roman" w:cs="Times New Roman"/>
                                <w:b/>
                                <w:bCs/>
                                <w:lang w:val="en-CA"/>
                              </w:rPr>
                              <w:t xml:space="preserve">Effect of </w:t>
                            </w:r>
                            <w:r>
                              <w:rPr>
                                <w:rFonts w:ascii="Times New Roman" w:hAnsi="Times New Roman" w:cs="Times New Roman"/>
                                <w:b/>
                                <w:bCs/>
                                <w:lang w:val="en-CA"/>
                              </w:rPr>
                              <w:t>Event Structure and Boundary</w:t>
                            </w:r>
                            <w:r w:rsidRPr="00090888">
                              <w:rPr>
                                <w:rFonts w:ascii="Times New Roman" w:hAnsi="Times New Roman" w:cs="Times New Roman"/>
                                <w:b/>
                                <w:bCs/>
                                <w:lang w:val="en-CA"/>
                              </w:rPr>
                              <w:t xml:space="preserve"> on </w:t>
                            </w:r>
                          </w:p>
                          <w:p w14:paraId="7FC7C726" w14:textId="090332C0" w:rsidR="00090888" w:rsidRPr="00090888" w:rsidRDefault="00090888" w:rsidP="00090888">
                            <w:pPr>
                              <w:jc w:val="center"/>
                              <w:rPr>
                                <w:rFonts w:ascii="Times New Roman" w:hAnsi="Times New Roman" w:cs="Times New Roman"/>
                                <w:b/>
                                <w:bCs/>
                                <w:lang w:val="en-CA"/>
                              </w:rPr>
                            </w:pPr>
                            <w:r w:rsidRPr="00090888">
                              <w:rPr>
                                <w:rFonts w:ascii="Times New Roman" w:hAnsi="Times New Roman" w:cs="Times New Roman"/>
                                <w:b/>
                                <w:bCs/>
                                <w:lang w:val="en-CA"/>
                              </w:rPr>
                              <w:t xml:space="preserve">Temporal </w:t>
                            </w:r>
                            <w:r>
                              <w:rPr>
                                <w:rFonts w:ascii="Times New Roman" w:hAnsi="Times New Roman" w:cs="Times New Roman"/>
                                <w:b/>
                                <w:bCs/>
                                <w:lang w:val="en-CA"/>
                              </w:rPr>
                              <w:t>Distance</w:t>
                            </w:r>
                            <w:r w:rsidRPr="00090888">
                              <w:rPr>
                                <w:rFonts w:ascii="Times New Roman" w:hAnsi="Times New Roman" w:cs="Times New Roman"/>
                                <w:b/>
                                <w:bCs/>
                                <w:lang w:val="en-CA"/>
                              </w:rPr>
                              <w:t xml:space="preserve"> </w:t>
                            </w:r>
                            <w:r>
                              <w:rPr>
                                <w:rFonts w:ascii="Times New Roman" w:hAnsi="Times New Roman" w:cs="Times New Roman"/>
                                <w:b/>
                                <w:bCs/>
                                <w:lang w:val="en-CA"/>
                              </w:rPr>
                              <w:t>Judgment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FF6E425" id="_x0000_s1082" type="#_x0000_t202" style="position:absolute;margin-left:272.35pt;margin-top:8.2pt;width:230.55pt;height:44.5pt;z-index:251791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" filled="f" stroked="f">
                <v:textbox>
                  <w:txbxContent>
                    <w:p w14:paraId="59E34B2C" w14:textId="0970D6D7" w:rsidR="00090888" w:rsidRPr="00090888" w:rsidRDefault="00090888" w:rsidP="00090888">
                      <w:pPr>
                        <w:jc w:val="center"/>
                        <w:rPr>
                          <w:rFonts w:ascii="Times New Roman" w:hAnsi="Times New Roman" w:cs="Times New Roman"/>
                          <w:b/>
                          <w:bCs/>
                          <w:lang w:val="en-CA"/>
                        </w:rPr>
                      </w:pPr>
                      <w:r w:rsidRPr="00090888">
                        <w:rPr>
                          <w:rFonts w:ascii="Times New Roman" w:hAnsi="Times New Roman" w:cs="Times New Roman"/>
                          <w:b/>
                          <w:bCs/>
                          <w:lang w:val="en-CA"/>
                        </w:rPr>
                        <w:t xml:space="preserve">Effect of </w:t>
                      </w:r>
                      <w:r>
                        <w:rPr>
                          <w:rFonts w:ascii="Times New Roman" w:hAnsi="Times New Roman" w:cs="Times New Roman"/>
                          <w:b/>
                          <w:bCs/>
                          <w:lang w:val="en-CA"/>
                        </w:rPr>
                        <w:t>Event Structure and Boundary</w:t>
                      </w:r>
                      <w:r w:rsidRPr="00090888">
                        <w:rPr>
                          <w:rFonts w:ascii="Times New Roman" w:hAnsi="Times New Roman" w:cs="Times New Roman"/>
                          <w:b/>
                          <w:bCs/>
                          <w:lang w:val="en-CA"/>
                        </w:rPr>
                        <w:t xml:space="preserve"> on </w:t>
                      </w:r>
                    </w:p>
                    <w:p w14:paraId="7FC7C726" w14:textId="090332C0" w:rsidR="00090888" w:rsidRPr="00090888" w:rsidRDefault="00090888" w:rsidP="00090888">
                      <w:pPr>
                        <w:jc w:val="center"/>
                        <w:rPr>
                          <w:rFonts w:ascii="Times New Roman" w:hAnsi="Times New Roman" w:cs="Times New Roman"/>
                          <w:b/>
                          <w:bCs/>
                          <w:lang w:val="en-CA"/>
                        </w:rPr>
                      </w:pPr>
                      <w:r w:rsidRPr="00090888">
                        <w:rPr>
                          <w:rFonts w:ascii="Times New Roman" w:hAnsi="Times New Roman" w:cs="Times New Roman"/>
                          <w:b/>
                          <w:bCs/>
                          <w:lang w:val="en-CA"/>
                        </w:rPr>
                        <w:t xml:space="preserve">Temporal </w:t>
                      </w:r>
                      <w:r>
                        <w:rPr>
                          <w:rFonts w:ascii="Times New Roman" w:hAnsi="Times New Roman" w:cs="Times New Roman"/>
                          <w:b/>
                          <w:bCs/>
                          <w:lang w:val="en-CA"/>
                        </w:rPr>
                        <w:t>Distance</w:t>
                      </w:r>
                      <w:r w:rsidRPr="00090888">
                        <w:rPr>
                          <w:rFonts w:ascii="Times New Roman" w:hAnsi="Times New Roman" w:cs="Times New Roman"/>
                          <w:b/>
                          <w:bCs/>
                          <w:lang w:val="en-CA"/>
                        </w:rPr>
                        <w:t xml:space="preserve"> </w:t>
                      </w:r>
                      <w:r>
                        <w:rPr>
                          <w:rFonts w:ascii="Times New Roman" w:hAnsi="Times New Roman" w:cs="Times New Roman"/>
                          <w:b/>
                          <w:bCs/>
                          <w:lang w:val="en-CA"/>
                        </w:rPr>
                        <w:t>Judgment</w:t>
                      </w:r>
                    </w:p>
                  </w:txbxContent>
                </v:textbox>
              </v:shape>
            </w:pict>
          </mc:Fallback>
        </mc:AlternateContent>
      </w:r>
      <w:r>
        <w:rPr>
          <w:noProof/>
          <w:lang w:val="de-DE" w:eastAsia="de-DE" w:bidi="ar-SA"/>
          <w14:ligatures w14:val="standardContextual"/>
        </w:rPr>
        <mc:AlternateContent>
          <mc:Choice Requires="wps">
            <w:drawing>
              <wp:anchor distT="0" distB="0" distL="114300" distR="114300" simplePos="0" relativeHeight="251789312" behindDoc="0" locked="0" layoutInCell="1" allowOverlap="1" wp14:anchorId="02510974" wp14:editId="22D9F36F">
                <wp:simplePos x="0" y="0"/>
                <wp:positionH relativeFrom="column">
                  <wp:posOffset>101600</wp:posOffset>
                </wp:positionH>
                <wp:positionV relativeFrom="paragraph">
                  <wp:posOffset>103505</wp:posOffset>
                </wp:positionV>
                <wp:extent cx="2927985" cy="565079"/>
                <wp:effectExtent l="0" t="0" r="0" b="0"/>
                <wp:wrapNone/>
                <wp:docPr id="112678665" name="Text Box 3"/>
                <wp:cNvGraphicFramePr/>
                <a:graphic xmlns:a="http://schemas.openxmlformats.org/drawingml/2006/main">
                  <a:graphicData uri="http://schemas.microsoft.com/office/word/2010/wordprocessingShape">
                    <wps:wsp>
                      <wps:cNvSpPr txBox="1"/>
                      <wps:spPr>
                        <a:xfrm>
                          <a:off x="0" y="0"/>
                          <a:ext cx="2927985" cy="565079"/>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710C46E1" w14:textId="5E943939" w:rsidR="00090888" w:rsidRPr="00090888" w:rsidRDefault="00090888" w:rsidP="00090888">
                            <w:pPr>
                              <w:jc w:val="center"/>
                              <w:rPr>
                                <w:rFonts w:ascii="Times New Roman" w:hAnsi="Times New Roman" w:cs="Times New Roman"/>
                                <w:b/>
                                <w:bCs/>
                                <w:lang w:val="en-CA"/>
                              </w:rPr>
                            </w:pPr>
                            <w:r w:rsidRPr="00090888">
                              <w:rPr>
                                <w:rFonts w:ascii="Times New Roman" w:hAnsi="Times New Roman" w:cs="Times New Roman"/>
                                <w:b/>
                                <w:bCs/>
                                <w:lang w:val="en-CA"/>
                              </w:rPr>
                              <w:t xml:space="preserve">Effect of </w:t>
                            </w:r>
                            <w:r>
                              <w:rPr>
                                <w:rFonts w:ascii="Times New Roman" w:hAnsi="Times New Roman" w:cs="Times New Roman"/>
                                <w:b/>
                                <w:bCs/>
                                <w:lang w:val="en-CA"/>
                              </w:rPr>
                              <w:t>Event Structure and Boundary</w:t>
                            </w:r>
                            <w:r w:rsidRPr="00090888">
                              <w:rPr>
                                <w:rFonts w:ascii="Times New Roman" w:hAnsi="Times New Roman" w:cs="Times New Roman"/>
                                <w:b/>
                                <w:bCs/>
                                <w:lang w:val="en-CA"/>
                              </w:rPr>
                              <w:t xml:space="preserve"> on </w:t>
                            </w:r>
                          </w:p>
                          <w:p w14:paraId="7F080DA9" w14:textId="77777777" w:rsidR="00090888" w:rsidRPr="00090888" w:rsidRDefault="00090888" w:rsidP="00090888">
                            <w:pPr>
                              <w:jc w:val="center"/>
                              <w:rPr>
                                <w:rFonts w:ascii="Times New Roman" w:hAnsi="Times New Roman" w:cs="Times New Roman"/>
                                <w:b/>
                                <w:bCs/>
                                <w:lang w:val="en-CA"/>
                              </w:rPr>
                            </w:pPr>
                            <w:r w:rsidRPr="00090888">
                              <w:rPr>
                                <w:rFonts w:ascii="Times New Roman" w:hAnsi="Times New Roman" w:cs="Times New Roman"/>
                                <w:b/>
                                <w:bCs/>
                                <w:lang w:val="en-CA"/>
                              </w:rPr>
                              <w:t>Temporal Order Memory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2510974" id="_x0000_s1083" type="#_x0000_t202" style="position:absolute;margin-left:8pt;margin-top:8.15pt;width:230.55pt;height:44.5pt;z-index:251789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" filled="f" stroked="f">
                <v:textbox>
                  <w:txbxContent>
                    <w:p w14:paraId="710C46E1" w14:textId="5E943939" w:rsidR="00090888" w:rsidRPr="00090888" w:rsidRDefault="00090888" w:rsidP="00090888">
                      <w:pPr>
                        <w:jc w:val="center"/>
                        <w:rPr>
                          <w:rFonts w:ascii="Times New Roman" w:hAnsi="Times New Roman" w:cs="Times New Roman"/>
                          <w:b/>
                          <w:bCs/>
                          <w:lang w:val="en-CA"/>
                        </w:rPr>
                      </w:pPr>
                      <w:r w:rsidRPr="00090888">
                        <w:rPr>
                          <w:rFonts w:ascii="Times New Roman" w:hAnsi="Times New Roman" w:cs="Times New Roman"/>
                          <w:b/>
                          <w:bCs/>
                          <w:lang w:val="en-CA"/>
                        </w:rPr>
                        <w:t xml:space="preserve">Effect of </w:t>
                      </w:r>
                      <w:r>
                        <w:rPr>
                          <w:rFonts w:ascii="Times New Roman" w:hAnsi="Times New Roman" w:cs="Times New Roman"/>
                          <w:b/>
                          <w:bCs/>
                          <w:lang w:val="en-CA"/>
                        </w:rPr>
                        <w:t>Event Structure and Boundary</w:t>
                      </w:r>
                      <w:r w:rsidRPr="00090888">
                        <w:rPr>
                          <w:rFonts w:ascii="Times New Roman" w:hAnsi="Times New Roman" w:cs="Times New Roman"/>
                          <w:b/>
                          <w:bCs/>
                          <w:lang w:val="en-CA"/>
                        </w:rPr>
                        <w:t xml:space="preserve"> on </w:t>
                      </w:r>
                    </w:p>
                    <w:p w14:paraId="7F080DA9" w14:textId="77777777" w:rsidR="00090888" w:rsidRPr="00090888" w:rsidRDefault="00090888" w:rsidP="00090888">
                      <w:pPr>
                        <w:jc w:val="center"/>
                        <w:rPr>
                          <w:rFonts w:ascii="Times New Roman" w:hAnsi="Times New Roman" w:cs="Times New Roman"/>
                          <w:b/>
                          <w:bCs/>
                          <w:lang w:val="en-CA"/>
                        </w:rPr>
                      </w:pPr>
                      <w:r w:rsidRPr="00090888">
                        <w:rPr>
                          <w:rFonts w:ascii="Times New Roman" w:hAnsi="Times New Roman" w:cs="Times New Roman"/>
                          <w:b/>
                          <w:bCs/>
                          <w:lang w:val="en-CA"/>
                        </w:rPr>
                        <w:t>Temporal Order Memory</w:t>
                      </w:r>
                    </w:p>
                  </w:txbxContent>
                </v:textbox>
              </v:shape>
            </w:pict>
          </mc:Fallback>
        </mc:AlternateContent>
      </w:r>
    </w:p>
    <w:p w14:paraId="1F8A3E43" w14:textId="0317CD2C" w:rsidR="00AE5D43" w:rsidRDefault="00394CDE" w:rsidP="00AE5D43">
      <w:pPr>
        <w:pStyle w:val="Bibliography"/>
      </w:pPr>
      <w:r>
        <w:rPr>
          <w:noProof/>
          <w:lang w:val="de-DE" w:eastAsia="de-DE" w:bidi="ar-SA"/>
          <w14:ligatures w14:val="standardContextual"/>
        </w:rPr>
        <mc:AlternateContent>
          <mc:Choice Requires="wps">
            <w:drawing>
              <wp:anchor distT="0" distB="0" distL="114300" distR="114300" simplePos="0" relativeHeight="251817984" behindDoc="0" locked="0" layoutInCell="1" allowOverlap="1" wp14:anchorId="4FBE0AB5" wp14:editId="328D5867">
                <wp:simplePos x="0" y="0"/>
                <wp:positionH relativeFrom="column">
                  <wp:posOffset>5588322</wp:posOffset>
                </wp:positionH>
                <wp:positionV relativeFrom="paragraph">
                  <wp:posOffset>526415</wp:posOffset>
                </wp:positionV>
                <wp:extent cx="1685290" cy="264160"/>
                <wp:effectExtent l="0" t="0" r="0" b="0"/>
                <wp:wrapNone/>
                <wp:docPr id="1974611782" name="Text Box 3"/>
                <wp:cNvGraphicFramePr/>
                <a:graphic xmlns:a="http://schemas.openxmlformats.org/drawingml/2006/main">
                  <a:graphicData uri="http://schemas.microsoft.com/office/word/2010/wordprocessingShape">
                    <wps:wsp>
                      <wps:cNvSpPr txBox="1"/>
                      <wps:spPr>
                        <a:xfrm>
                          <a:off x="0" y="0"/>
                          <a:ext cx="1685290" cy="26416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0D44E09E" w14:textId="77777777" w:rsidR="00090888" w:rsidRPr="00090888" w:rsidRDefault="00090888" w:rsidP="00090888">
                            <w:pPr>
                              <w:jc w:val="center"/>
                              <w:rPr>
                                <w:rFonts w:ascii="Times New Roman" w:hAnsi="Times New Roman" w:cs="Times New Roman"/>
                                <w:i/>
                                <w:iCs/>
                                <w:sz w:val="16"/>
                                <w:szCs w:val="16"/>
                                <w:lang w:val="en-CA"/>
                              </w:rPr>
                            </w:pPr>
                            <w:r w:rsidRPr="00394CDE">
                              <w:rPr>
                                <w:rFonts w:ascii="Times New Roman" w:hAnsi="Times New Roman" w:cs="Times New Roman"/>
                                <w:i/>
                                <w:iCs/>
                                <w:sz w:val="16"/>
                                <w:szCs w:val="16"/>
                                <w:lang w:val="en-CA"/>
                              </w:rPr>
                              <w:t>Within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FBE0AB5" id="_x0000_s1084" type="#_x0000_t202" style="position:absolute;left:0;text-align:left;margin-left:440.05pt;margin-top:41.45pt;width:132.7pt;height:20.8pt;z-index:251817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" filled="f" stroked="f">
                <v:textbox>
                  <w:txbxContent>
                    <w:p w14:paraId="0D44E09E" w14:textId="77777777" w:rsidR="00090888" w:rsidRPr="00090888" w:rsidRDefault="00090888" w:rsidP="00090888">
                      <w:pPr>
                        <w:jc w:val="center"/>
                        <w:rPr>
                          <w:rFonts w:ascii="Times New Roman" w:hAnsi="Times New Roman" w:cs="Times New Roman"/>
                          <w:i/>
                          <w:iCs/>
                          <w:sz w:val="16"/>
                          <w:szCs w:val="16"/>
                          <w:lang w:val="en-CA"/>
                        </w:rPr>
                      </w:pPr>
                      <w:r w:rsidRPr="00394CDE">
                        <w:rPr>
                          <w:rFonts w:ascii="Times New Roman" w:hAnsi="Times New Roman" w:cs="Times New Roman"/>
                          <w:i/>
                          <w:iCs/>
                          <w:sz w:val="16"/>
                          <w:szCs w:val="16"/>
                          <w:lang w:val="en-CA"/>
                        </w:rPr>
                        <w:t>Within</w:t>
                      </w:r>
                    </w:p>
                  </w:txbxContent>
                </v:textbox>
              </v:shape>
            </w:pict>
          </mc:Fallback>
        </mc:AlternateContent>
      </w:r>
      <w:r>
        <w:rPr>
          <w:noProof/>
          <w:lang w:val="de-DE" w:eastAsia="de-DE" w:bidi="ar-SA"/>
          <w14:ligatures w14:val="standardContextual"/>
        </w:rPr>
        <mc:AlternateContent>
          <mc:Choice Requires="wps">
            <w:drawing>
              <wp:anchor distT="0" distB="0" distL="114300" distR="114300" simplePos="0" relativeHeight="251819008" behindDoc="0" locked="0" layoutInCell="1" allowOverlap="1" wp14:anchorId="31FA1799" wp14:editId="52236F2E">
                <wp:simplePos x="0" y="0"/>
                <wp:positionH relativeFrom="column">
                  <wp:posOffset>5578153</wp:posOffset>
                </wp:positionH>
                <wp:positionV relativeFrom="paragraph">
                  <wp:posOffset>671830</wp:posOffset>
                </wp:positionV>
                <wp:extent cx="1685290" cy="264160"/>
                <wp:effectExtent l="0" t="0" r="0" b="0"/>
                <wp:wrapNone/>
                <wp:docPr id="1036950915" name="Text Box 3"/>
                <wp:cNvGraphicFramePr/>
                <a:graphic xmlns:a="http://schemas.openxmlformats.org/drawingml/2006/main">
                  <a:graphicData uri="http://schemas.microsoft.com/office/word/2010/wordprocessingShape">
                    <wps:wsp>
                      <wps:cNvSpPr txBox="1"/>
                      <wps:spPr>
                        <a:xfrm>
                          <a:off x="0" y="0"/>
                          <a:ext cx="1685290" cy="26416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3B7106D" w14:textId="77777777" w:rsidR="00090888" w:rsidRPr="00090888" w:rsidRDefault="00090888" w:rsidP="00090888">
                            <w:pPr>
                              <w:jc w:val="center"/>
                              <w:rPr>
                                <w:rFonts w:ascii="Times New Roman" w:hAnsi="Times New Roman" w:cs="Times New Roman"/>
                                <w:i/>
                                <w:iCs/>
                                <w:sz w:val="16"/>
                                <w:szCs w:val="16"/>
                                <w:lang w:val="en-CA"/>
                              </w:rPr>
                            </w:pPr>
                            <w:r w:rsidRPr="00394CDE">
                              <w:rPr>
                                <w:rFonts w:ascii="Times New Roman" w:hAnsi="Times New Roman" w:cs="Times New Roman"/>
                                <w:i/>
                                <w:iCs/>
                                <w:sz w:val="16"/>
                                <w:szCs w:val="16"/>
                                <w:lang w:val="en-CA"/>
                              </w:rPr>
                              <w:t>Cross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1FA1799" id="_x0000_s1085" type="#_x0000_t202" style="position:absolute;left:0;text-align:left;margin-left:439.2pt;margin-top:52.9pt;width:132.7pt;height:20.8pt;z-index:251819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" filled="f" stroked="f">
                <v:textbox>
                  <w:txbxContent>
                    <w:p w14:paraId="43B7106D" w14:textId="77777777" w:rsidR="00090888" w:rsidRPr="00090888" w:rsidRDefault="00090888" w:rsidP="00090888">
                      <w:pPr>
                        <w:jc w:val="center"/>
                        <w:rPr>
                          <w:rFonts w:ascii="Times New Roman" w:hAnsi="Times New Roman" w:cs="Times New Roman"/>
                          <w:i/>
                          <w:iCs/>
                          <w:sz w:val="16"/>
                          <w:szCs w:val="16"/>
                          <w:lang w:val="en-CA"/>
                        </w:rPr>
                      </w:pPr>
                      <w:r w:rsidRPr="00394CDE">
                        <w:rPr>
                          <w:rFonts w:ascii="Times New Roman" w:hAnsi="Times New Roman" w:cs="Times New Roman"/>
                          <w:i/>
                          <w:iCs/>
                          <w:sz w:val="16"/>
                          <w:szCs w:val="16"/>
                          <w:lang w:val="en-CA"/>
                        </w:rPr>
                        <w:t>Cross</w:t>
                      </w:r>
                    </w:p>
                  </w:txbxContent>
                </v:textbox>
              </v:shape>
            </w:pict>
          </mc:Fallback>
        </mc:AlternateContent>
      </w:r>
      <w:r>
        <w:rPr>
          <w:noProof/>
          <w:lang w:val="de-DE" w:eastAsia="de-DE" w:bidi="ar-SA"/>
        </w:rPr>
        <w:drawing>
          <wp:anchor distT="114300" distB="114300" distL="114300" distR="114300" simplePos="0" relativeHeight="251825152" behindDoc="0" locked="0" layoutInCell="1" hidden="0" allowOverlap="1" wp14:anchorId="336B5430" wp14:editId="2B685E53">
            <wp:simplePos x="0" y="0"/>
            <wp:positionH relativeFrom="margin">
              <wp:posOffset>6115050</wp:posOffset>
            </wp:positionH>
            <wp:positionV relativeFrom="paragraph">
              <wp:posOffset>523562</wp:posOffset>
            </wp:positionV>
            <wp:extent cx="184785" cy="346075"/>
            <wp:effectExtent l="0" t="0" r="5715" b="0"/>
            <wp:wrapNone/>
            <wp:docPr id="5075793" name="image4.png" descr="A comparison of a graph&#10;&#10;AI-generated content may be incorrect."/>
            <wp:cNvGraphicFramePr/>
            <a:graphic xmlns:a="http://schemas.openxmlformats.org/drawingml/2006/main">
              <a:graphicData uri="http://schemas.openxmlformats.org/drawingml/2006/picture">
                <pic:pic xmlns:pic="http://schemas.openxmlformats.org/drawingml/2006/picture">
                  <pic:nvPicPr>
                    <pic:cNvPr id="1741579126" name="image4.png" descr="A comparison of a graph&#10;&#10;AI-generated content may be incorrect."/>
                    <pic:cNvPicPr preferRelativeResize="0"/>
                  </pic:nvPicPr>
                  <pic:blipFill rotWithShape="1">
                    <a:blip r:embed="rId15"/>
                    <a:srcRect l="94356" t="54238" r="3602" b="37696"/>
                    <a:stretch>
                      <a:fillRect/>
                    </a:stretch>
                  </pic:blipFill>
                  <pic:spPr bwMode="auto">
                    <a:xfrm>
                      <a:off x="0" y="0"/>
                      <a:ext cx="184785" cy="34607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lang w:val="de-DE" w:eastAsia="de-DE" w:bidi="ar-SA"/>
          <w14:ligatures w14:val="standardContextual"/>
        </w:rPr>
        <mc:AlternateContent>
          <mc:Choice Requires="wps">
            <w:drawing>
              <wp:anchor distT="0" distB="0" distL="114300" distR="114300" simplePos="0" relativeHeight="251816960" behindDoc="0" locked="0" layoutInCell="1" allowOverlap="1" wp14:anchorId="48E8F45D" wp14:editId="777234D6">
                <wp:simplePos x="0" y="0"/>
                <wp:positionH relativeFrom="column">
                  <wp:posOffset>5494702</wp:posOffset>
                </wp:positionH>
                <wp:positionV relativeFrom="paragraph">
                  <wp:posOffset>389141</wp:posOffset>
                </wp:positionV>
                <wp:extent cx="1685290" cy="264160"/>
                <wp:effectExtent l="0" t="0" r="0" b="0"/>
                <wp:wrapNone/>
                <wp:docPr id="20056868" name="Text Box 3"/>
                <wp:cNvGraphicFramePr/>
                <a:graphic xmlns:a="http://schemas.openxmlformats.org/drawingml/2006/main">
                  <a:graphicData uri="http://schemas.microsoft.com/office/word/2010/wordprocessingShape">
                    <wps:wsp>
                      <wps:cNvSpPr txBox="1"/>
                      <wps:spPr>
                        <a:xfrm>
                          <a:off x="0" y="0"/>
                          <a:ext cx="1685290" cy="26416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2669CBAA" w14:textId="77777777" w:rsidR="00090888" w:rsidRPr="00A27D34" w:rsidRDefault="00090888" w:rsidP="00090888">
                            <w:pPr>
                              <w:jc w:val="center"/>
                              <w:rPr>
                                <w:rFonts w:ascii="Times New Roman" w:hAnsi="Times New Roman" w:cs="Times New Roman"/>
                                <w:b/>
                                <w:bCs/>
                                <w:sz w:val="16"/>
                                <w:szCs w:val="16"/>
                                <w:lang w:val="en-CA"/>
                              </w:rPr>
                            </w:pPr>
                            <w:r>
                              <w:rPr>
                                <w:rFonts w:ascii="Times New Roman" w:hAnsi="Times New Roman" w:cs="Times New Roman"/>
                                <w:b/>
                                <w:bCs/>
                                <w:sz w:val="16"/>
                                <w:szCs w:val="16"/>
                                <w:lang w:val="en-CA"/>
                              </w:rPr>
                              <w:t>Boundary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8E8F45D" id="_x0000_s1086" type="#_x0000_t202" style="position:absolute;left:0;text-align:left;margin-left:432.65pt;margin-top:30.65pt;width:132.7pt;height:20.8pt;z-index:251816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" filled="f" stroked="f">
                <v:textbox>
                  <w:txbxContent>
                    <w:p w14:paraId="2669CBAA" w14:textId="77777777" w:rsidR="00090888" w:rsidRPr="00A27D34" w:rsidRDefault="00090888" w:rsidP="00090888">
                      <w:pPr>
                        <w:jc w:val="center"/>
                        <w:rPr>
                          <w:rFonts w:ascii="Times New Roman" w:hAnsi="Times New Roman" w:cs="Times New Roman"/>
                          <w:b/>
                          <w:bCs/>
                          <w:sz w:val="16"/>
                          <w:szCs w:val="16"/>
                          <w:lang w:val="en-CA"/>
                        </w:rPr>
                      </w:pPr>
                      <w:r>
                        <w:rPr>
                          <w:rFonts w:ascii="Times New Roman" w:hAnsi="Times New Roman" w:cs="Times New Roman"/>
                          <w:b/>
                          <w:bCs/>
                          <w:sz w:val="16"/>
                          <w:szCs w:val="16"/>
                          <w:lang w:val="en-CA"/>
                        </w:rPr>
                        <w:t>Boundary</w:t>
                      </w:r>
                    </w:p>
                  </w:txbxContent>
                </v:textbox>
              </v:shape>
            </w:pict>
          </mc:Fallback>
        </mc:AlternateContent>
      </w:r>
      <w:r w:rsidR="00090888">
        <w:rPr>
          <w:noProof/>
          <w:lang w:val="de-DE" w:eastAsia="de-DE" w:bidi="ar-SA"/>
          <w14:ligatures w14:val="standardContextual"/>
        </w:rPr>
        <w:drawing>
          <wp:anchor distT="0" distB="0" distL="114300" distR="114300" simplePos="0" relativeHeight="251782144" behindDoc="1" locked="0" layoutInCell="1" allowOverlap="1" wp14:anchorId="3575AF90" wp14:editId="1DE1E67D">
            <wp:simplePos x="0" y="0"/>
            <wp:positionH relativeFrom="column">
              <wp:posOffset>3319780</wp:posOffset>
            </wp:positionH>
            <wp:positionV relativeFrom="paragraph">
              <wp:posOffset>323215</wp:posOffset>
            </wp:positionV>
            <wp:extent cx="3004185" cy="2400300"/>
            <wp:effectExtent l="0" t="0" r="5715" b="0"/>
            <wp:wrapTight wrapText="bothSides">
              <wp:wrapPolygon edited="0">
                <wp:start x="0" y="0"/>
                <wp:lineTo x="0" y="21486"/>
                <wp:lineTo x="21550" y="21486"/>
                <wp:lineTo x="21550" y="0"/>
                <wp:lineTo x="0" y="0"/>
              </wp:wrapPolygon>
            </wp:wrapTight>
            <wp:docPr id="1742083876" name="Picture 1" descr="A comparison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07763" name="Picture 1" descr="A comparison of a graph&#10;&#10;AI-generated content may be incorrect."/>
                    <pic:cNvPicPr/>
                  </pic:nvPicPr>
                  <pic:blipFill rotWithShape="1">
                    <a:blip r:embed="rId19">
                      <a:extLst>
                        <a:ext uri="{28A0092B-C50C-407E-A947-70E740481C1C}">
                          <a14:useLocalDpi xmlns:a14="http://schemas.microsoft.com/office/drawing/2010/main" val="0"/>
                        </a:ext>
                      </a:extLst>
                    </a:blip>
                    <a:srcRect l="49697" t="25466" r="10471" b="9726"/>
                    <a:stretch>
                      <a:fillRect/>
                    </a:stretch>
                  </pic:blipFill>
                  <pic:spPr bwMode="auto">
                    <a:xfrm>
                      <a:off x="0" y="0"/>
                      <a:ext cx="3004185" cy="24003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090888">
        <w:rPr>
          <w:noProof/>
          <w:lang w:val="de-DE" w:eastAsia="de-DE" w:bidi="ar-SA"/>
          <w14:ligatures w14:val="standardContextual"/>
        </w:rPr>
        <mc:AlternateContent>
          <mc:Choice Requires="wps">
            <w:drawing>
              <wp:anchor distT="0" distB="0" distL="114300" distR="114300" simplePos="0" relativeHeight="251799552" behindDoc="0" locked="0" layoutInCell="1" allowOverlap="1" wp14:anchorId="32AC946B" wp14:editId="795EBF03">
                <wp:simplePos x="0" y="0"/>
                <wp:positionH relativeFrom="column">
                  <wp:posOffset>5029200</wp:posOffset>
                </wp:positionH>
                <wp:positionV relativeFrom="paragraph">
                  <wp:posOffset>2696845</wp:posOffset>
                </wp:positionV>
                <wp:extent cx="1240971" cy="272143"/>
                <wp:effectExtent l="0" t="0" r="0" b="0"/>
                <wp:wrapNone/>
                <wp:docPr id="476581314" name="Text Box 3"/>
                <wp:cNvGraphicFramePr/>
                <a:graphic xmlns:a="http://schemas.openxmlformats.org/drawingml/2006/main">
                  <a:graphicData uri="http://schemas.microsoft.com/office/word/2010/wordprocessingShape">
                    <wps:wsp>
                      <wps:cNvSpPr txBox="1"/>
                      <wps:spPr>
                        <a:xfrm>
                          <a:off x="0" y="0"/>
                          <a:ext cx="1240971" cy="272143"/>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799C10C9" w14:textId="77777777" w:rsidR="00090888" w:rsidRPr="00090888" w:rsidRDefault="00090888" w:rsidP="00090888">
                            <w:pPr>
                              <w:jc w:val="center"/>
                              <w:rPr>
                                <w:rFonts w:ascii="Times New Roman" w:hAnsi="Times New Roman" w:cs="Times New Roman"/>
                                <w:lang w:val="en-CA"/>
                              </w:rPr>
                            </w:pPr>
                            <w:r>
                              <w:rPr>
                                <w:rFonts w:ascii="Times New Roman" w:hAnsi="Times New Roman" w:cs="Times New Roman"/>
                                <w:lang w:val="en-CA"/>
                              </w:rPr>
                              <w:t>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2AC946B" id="_x0000_s1087" type="#_x0000_t202" style="position:absolute;left:0;text-align:left;margin-left:396pt;margin-top:212.35pt;width:97.7pt;height:21.45pt;z-index:251799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" filled="f" stroked="f">
                <v:textbox>
                  <w:txbxContent>
                    <w:p w14:paraId="799C10C9" w14:textId="77777777" w:rsidR="00090888" w:rsidRPr="00090888" w:rsidRDefault="00090888" w:rsidP="00090888">
                      <w:pPr>
                        <w:jc w:val="center"/>
                        <w:rPr>
                          <w:rFonts w:ascii="Times New Roman" w:hAnsi="Times New Roman" w:cs="Times New Roman"/>
                          <w:lang w:val="en-CA"/>
                        </w:rPr>
                      </w:pPr>
                      <w:r>
                        <w:rPr>
                          <w:rFonts w:ascii="Times New Roman" w:hAnsi="Times New Roman" w:cs="Times New Roman"/>
                          <w:lang w:val="en-CA"/>
                        </w:rPr>
                        <w:t>6</w:t>
                      </w:r>
                    </w:p>
                  </w:txbxContent>
                </v:textbox>
              </v:shape>
            </w:pict>
          </mc:Fallback>
        </mc:AlternateContent>
      </w:r>
      <w:r w:rsidR="00090888">
        <w:rPr>
          <w:noProof/>
          <w:lang w:val="de-DE" w:eastAsia="de-DE" w:bidi="ar-SA"/>
          <w14:ligatures w14:val="standardContextual"/>
        </w:rPr>
        <mc:AlternateContent>
          <mc:Choice Requires="wps">
            <w:drawing>
              <wp:anchor distT="0" distB="0" distL="114300" distR="114300" simplePos="0" relativeHeight="251795456" behindDoc="0" locked="0" layoutInCell="1" allowOverlap="1" wp14:anchorId="4246AA4E" wp14:editId="4092C37B">
                <wp:simplePos x="0" y="0"/>
                <wp:positionH relativeFrom="column">
                  <wp:posOffset>1710690</wp:posOffset>
                </wp:positionH>
                <wp:positionV relativeFrom="paragraph">
                  <wp:posOffset>2701925</wp:posOffset>
                </wp:positionV>
                <wp:extent cx="1240971" cy="272143"/>
                <wp:effectExtent l="0" t="0" r="0" b="0"/>
                <wp:wrapNone/>
                <wp:docPr id="1369927987" name="Text Box 3"/>
                <wp:cNvGraphicFramePr/>
                <a:graphic xmlns:a="http://schemas.openxmlformats.org/drawingml/2006/main">
                  <a:graphicData uri="http://schemas.microsoft.com/office/word/2010/wordprocessingShape">
                    <wps:wsp>
                      <wps:cNvSpPr txBox="1"/>
                      <wps:spPr>
                        <a:xfrm>
                          <a:off x="0" y="0"/>
                          <a:ext cx="1240971" cy="272143"/>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63508FF3" w14:textId="1104BC03" w:rsidR="00090888" w:rsidRPr="00090888" w:rsidRDefault="00090888" w:rsidP="00090888">
                            <w:pPr>
                              <w:jc w:val="center"/>
                              <w:rPr>
                                <w:rFonts w:ascii="Times New Roman" w:hAnsi="Times New Roman" w:cs="Times New Roman"/>
                                <w:lang w:val="en-CA"/>
                              </w:rPr>
                            </w:pPr>
                            <w:r>
                              <w:rPr>
                                <w:rFonts w:ascii="Times New Roman" w:hAnsi="Times New Roman" w:cs="Times New Roman"/>
                                <w:lang w:val="en-CA"/>
                              </w:rPr>
                              <w:t>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246AA4E" id="_x0000_s1088" type="#_x0000_t202" style="position:absolute;left:0;text-align:left;margin-left:134.7pt;margin-top:212.75pt;width:97.7pt;height:21.45pt;z-index:251795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" filled="f" stroked="f">
                <v:textbox>
                  <w:txbxContent>
                    <w:p w14:paraId="63508FF3" w14:textId="1104BC03" w:rsidR="00090888" w:rsidRPr="00090888" w:rsidRDefault="00090888" w:rsidP="00090888">
                      <w:pPr>
                        <w:jc w:val="center"/>
                        <w:rPr>
                          <w:rFonts w:ascii="Times New Roman" w:hAnsi="Times New Roman" w:cs="Times New Roman"/>
                          <w:lang w:val="en-CA"/>
                        </w:rPr>
                      </w:pPr>
                      <w:r>
                        <w:rPr>
                          <w:rFonts w:ascii="Times New Roman" w:hAnsi="Times New Roman" w:cs="Times New Roman"/>
                          <w:lang w:val="en-CA"/>
                        </w:rPr>
                        <w:t>6</w:t>
                      </w:r>
                    </w:p>
                  </w:txbxContent>
                </v:textbox>
              </v:shape>
            </w:pict>
          </mc:Fallback>
        </mc:AlternateContent>
      </w:r>
      <w:r w:rsidR="00090888">
        <w:rPr>
          <w:noProof/>
          <w:lang w:val="de-DE" w:eastAsia="de-DE" w:bidi="ar-SA"/>
          <w14:ligatures w14:val="standardContextual"/>
        </w:rPr>
        <mc:AlternateContent>
          <mc:Choice Requires="wps">
            <w:drawing>
              <wp:anchor distT="0" distB="0" distL="114300" distR="114300" simplePos="0" relativeHeight="251797504" behindDoc="0" locked="0" layoutInCell="1" allowOverlap="1" wp14:anchorId="1A191835" wp14:editId="1556BCC5">
                <wp:simplePos x="0" y="0"/>
                <wp:positionH relativeFrom="column">
                  <wp:posOffset>3695700</wp:posOffset>
                </wp:positionH>
                <wp:positionV relativeFrom="paragraph">
                  <wp:posOffset>2696845</wp:posOffset>
                </wp:positionV>
                <wp:extent cx="1240971" cy="272143"/>
                <wp:effectExtent l="0" t="0" r="0" b="0"/>
                <wp:wrapNone/>
                <wp:docPr id="1634299411" name="Text Box 3"/>
                <wp:cNvGraphicFramePr/>
                <a:graphic xmlns:a="http://schemas.openxmlformats.org/drawingml/2006/main">
                  <a:graphicData uri="http://schemas.microsoft.com/office/word/2010/wordprocessingShape">
                    <wps:wsp>
                      <wps:cNvSpPr txBox="1"/>
                      <wps:spPr>
                        <a:xfrm>
                          <a:off x="0" y="0"/>
                          <a:ext cx="1240971" cy="272143"/>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69C1B230" w14:textId="77777777" w:rsidR="00090888" w:rsidRPr="00090888" w:rsidRDefault="00090888" w:rsidP="00090888">
                            <w:pPr>
                              <w:jc w:val="center"/>
                              <w:rPr>
                                <w:rFonts w:ascii="Times New Roman" w:hAnsi="Times New Roman" w:cs="Times New Roman"/>
                                <w:lang w:val="en-CA"/>
                              </w:rPr>
                            </w:pPr>
                            <w:r w:rsidRPr="00090888">
                              <w:rPr>
                                <w:rFonts w:ascii="Times New Roman" w:hAnsi="Times New Roman" w:cs="Times New Roman"/>
                                <w:lang w:val="en-CA"/>
                              </w:rPr>
                              <w:t>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A191835" id="_x0000_s1089" type="#_x0000_t202" style="position:absolute;left:0;text-align:left;margin-left:291pt;margin-top:212.35pt;width:97.7pt;height:21.45pt;z-index:251797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" filled="f" stroked="f">
                <v:textbox>
                  <w:txbxContent>
                    <w:p w14:paraId="69C1B230" w14:textId="77777777" w:rsidR="00090888" w:rsidRPr="00090888" w:rsidRDefault="00090888" w:rsidP="00090888">
                      <w:pPr>
                        <w:jc w:val="center"/>
                        <w:rPr>
                          <w:rFonts w:ascii="Times New Roman" w:hAnsi="Times New Roman" w:cs="Times New Roman"/>
                          <w:lang w:val="en-CA"/>
                        </w:rPr>
                      </w:pPr>
                      <w:r w:rsidRPr="00090888">
                        <w:rPr>
                          <w:rFonts w:ascii="Times New Roman" w:hAnsi="Times New Roman" w:cs="Times New Roman"/>
                          <w:lang w:val="en-CA"/>
                        </w:rPr>
                        <w:t>3</w:t>
                      </w:r>
                    </w:p>
                  </w:txbxContent>
                </v:textbox>
              </v:shape>
            </w:pict>
          </mc:Fallback>
        </mc:AlternateContent>
      </w:r>
      <w:r w:rsidR="00090888">
        <w:rPr>
          <w:noProof/>
          <w:lang w:val="de-DE" w:eastAsia="de-DE" w:bidi="ar-SA"/>
          <w14:ligatures w14:val="standardContextual"/>
        </w:rPr>
        <mc:AlternateContent>
          <mc:Choice Requires="wps">
            <w:drawing>
              <wp:anchor distT="0" distB="0" distL="114300" distR="114300" simplePos="0" relativeHeight="251793408" behindDoc="0" locked="0" layoutInCell="1" allowOverlap="1" wp14:anchorId="51E582EC" wp14:editId="2298BC77">
                <wp:simplePos x="0" y="0"/>
                <wp:positionH relativeFrom="column">
                  <wp:posOffset>342900</wp:posOffset>
                </wp:positionH>
                <wp:positionV relativeFrom="paragraph">
                  <wp:posOffset>2690495</wp:posOffset>
                </wp:positionV>
                <wp:extent cx="1240971" cy="272143"/>
                <wp:effectExtent l="0" t="0" r="0" b="0"/>
                <wp:wrapNone/>
                <wp:docPr id="1078280925" name="Text Box 3"/>
                <wp:cNvGraphicFramePr/>
                <a:graphic xmlns:a="http://schemas.openxmlformats.org/drawingml/2006/main">
                  <a:graphicData uri="http://schemas.microsoft.com/office/word/2010/wordprocessingShape">
                    <wps:wsp>
                      <wps:cNvSpPr txBox="1"/>
                      <wps:spPr>
                        <a:xfrm>
                          <a:off x="0" y="0"/>
                          <a:ext cx="1240971" cy="272143"/>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59DC95F9" w14:textId="6F245576" w:rsidR="00090888" w:rsidRPr="00090888" w:rsidRDefault="00090888" w:rsidP="00090888">
                            <w:pPr>
                              <w:jc w:val="center"/>
                              <w:rPr>
                                <w:rFonts w:ascii="Times New Roman" w:hAnsi="Times New Roman" w:cs="Times New Roman"/>
                                <w:lang w:val="en-CA"/>
                              </w:rPr>
                            </w:pPr>
                            <w:r w:rsidRPr="00090888">
                              <w:rPr>
                                <w:rFonts w:ascii="Times New Roman" w:hAnsi="Times New Roman" w:cs="Times New Roman"/>
                                <w:lang w:val="en-CA"/>
                              </w:rPr>
                              <w:t>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1E582EC" id="_x0000_s1090" type="#_x0000_t202" style="position:absolute;left:0;text-align:left;margin-left:27pt;margin-top:211.85pt;width:97.7pt;height:21.45pt;z-index:251793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" filled="f" stroked="f">
                <v:textbox>
                  <w:txbxContent>
                    <w:p w14:paraId="59DC95F9" w14:textId="6F245576" w:rsidR="00090888" w:rsidRPr="00090888" w:rsidRDefault="00090888" w:rsidP="00090888">
                      <w:pPr>
                        <w:jc w:val="center"/>
                        <w:rPr>
                          <w:rFonts w:ascii="Times New Roman" w:hAnsi="Times New Roman" w:cs="Times New Roman"/>
                          <w:lang w:val="en-CA"/>
                        </w:rPr>
                      </w:pPr>
                      <w:r w:rsidRPr="00090888">
                        <w:rPr>
                          <w:rFonts w:ascii="Times New Roman" w:hAnsi="Times New Roman" w:cs="Times New Roman"/>
                          <w:lang w:val="en-CA"/>
                        </w:rPr>
                        <w:t>3</w:t>
                      </w:r>
                    </w:p>
                  </w:txbxContent>
                </v:textbox>
              </v:shape>
            </w:pict>
          </mc:Fallback>
        </mc:AlternateContent>
      </w:r>
      <w:r w:rsidR="00090888">
        <w:rPr>
          <w:noProof/>
          <w:lang w:val="de-DE" w:eastAsia="de-DE" w:bidi="ar-SA"/>
          <w14:ligatures w14:val="standardContextual"/>
        </w:rPr>
        <mc:AlternateContent>
          <mc:Choice Requires="wps">
            <w:drawing>
              <wp:anchor distT="0" distB="0" distL="114300" distR="114300" simplePos="0" relativeHeight="251787264" behindDoc="0" locked="0" layoutInCell="1" allowOverlap="1" wp14:anchorId="366BE04A" wp14:editId="37A8E78F">
                <wp:simplePos x="0" y="0"/>
                <wp:positionH relativeFrom="column">
                  <wp:posOffset>3046096</wp:posOffset>
                </wp:positionH>
                <wp:positionV relativeFrom="paragraph">
                  <wp:posOffset>182245</wp:posOffset>
                </wp:positionV>
                <wp:extent cx="347980" cy="2133600"/>
                <wp:effectExtent l="0" t="0" r="0" b="0"/>
                <wp:wrapNone/>
                <wp:docPr id="720373154" name="Text Box 5"/>
                <wp:cNvGraphicFramePr/>
                <a:graphic xmlns:a="http://schemas.openxmlformats.org/drawingml/2006/main">
                  <a:graphicData uri="http://schemas.microsoft.com/office/word/2010/wordprocessingShape">
                    <wps:wsp>
                      <wps:cNvSpPr txBox="1"/>
                      <wps:spPr>
                        <a:xfrm rot="10800000">
                          <a:off x="0" y="0"/>
                          <a:ext cx="347980" cy="213360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11A53FFC" w14:textId="77777777" w:rsidR="00090888" w:rsidRPr="00090888" w:rsidRDefault="00090888" w:rsidP="00090888">
                            <w:pPr>
                              <w:rPr>
                                <w:rFonts w:ascii="Times New Roman" w:hAnsi="Times New Roman" w:cs="Times New Roman"/>
                                <w:lang w:val="en-CA"/>
                              </w:rPr>
                            </w:pPr>
                            <w:r w:rsidRPr="00090888">
                              <w:rPr>
                                <w:rFonts w:ascii="Times New Roman" w:hAnsi="Times New Roman" w:cs="Times New Roman"/>
                                <w:lang w:val="en-CA"/>
                              </w:rPr>
                              <w:t xml:space="preserve">Temporal </w:t>
                            </w:r>
                            <w:r>
                              <w:rPr>
                                <w:rFonts w:ascii="Times New Roman" w:hAnsi="Times New Roman" w:cs="Times New Roman"/>
                                <w:lang w:val="en-CA"/>
                              </w:rPr>
                              <w:t>Distance Rating</w:t>
                            </w:r>
                          </w:p>
                        </w:txbxContent>
                      </wps:txbx>
                      <wps:bodyPr rot="0" spcFirstLastPara="0" vertOverflow="overflow" horzOverflow="overflow" vert="eaVert"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66BE04A" id="_x0000_s1091" type="#_x0000_t202" style="position:absolute;left:0;text-align:left;margin-left:239.85pt;margin-top:14.35pt;width:27.4pt;height:168pt;rotation:180;z-index:251787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" filled="f" stroked="f">
                <v:textbox style="layout-flow:vertical-ideographic">
                  <w:txbxContent>
                    <w:p w14:paraId="11A53FFC" w14:textId="77777777" w:rsidR="00090888" w:rsidRPr="00090888" w:rsidRDefault="00090888" w:rsidP="00090888">
                      <w:pPr>
                        <w:rPr>
                          <w:rFonts w:ascii="Times New Roman" w:hAnsi="Times New Roman" w:cs="Times New Roman"/>
                          <w:lang w:val="en-CA"/>
                        </w:rPr>
                      </w:pPr>
                      <w:r w:rsidRPr="00090888">
                        <w:rPr>
                          <w:rFonts w:ascii="Times New Roman" w:hAnsi="Times New Roman" w:cs="Times New Roman"/>
                          <w:lang w:val="en-CA"/>
                        </w:rPr>
                        <w:t xml:space="preserve">Temporal </w:t>
                      </w:r>
                      <w:r>
                        <w:rPr>
                          <w:rFonts w:ascii="Times New Roman" w:hAnsi="Times New Roman" w:cs="Times New Roman"/>
                          <w:lang w:val="en-CA"/>
                        </w:rPr>
                        <w:t>Distance Rating</w:t>
                      </w:r>
                    </w:p>
                  </w:txbxContent>
                </v:textbox>
              </v:shape>
            </w:pict>
          </mc:Fallback>
        </mc:AlternateContent>
      </w:r>
      <w:r w:rsidR="00090888">
        <w:rPr>
          <w:noProof/>
          <w:lang w:val="de-DE" w:eastAsia="de-DE" w:bidi="ar-SA"/>
          <w14:ligatures w14:val="standardContextual"/>
        </w:rPr>
        <mc:AlternateContent>
          <mc:Choice Requires="wps">
            <w:drawing>
              <wp:anchor distT="0" distB="0" distL="114300" distR="114300" simplePos="0" relativeHeight="251785216" behindDoc="0" locked="0" layoutInCell="1" allowOverlap="1" wp14:anchorId="0D928967" wp14:editId="50099E4A">
                <wp:simplePos x="0" y="0"/>
                <wp:positionH relativeFrom="column">
                  <wp:posOffset>-373380</wp:posOffset>
                </wp:positionH>
                <wp:positionV relativeFrom="paragraph">
                  <wp:posOffset>680085</wp:posOffset>
                </wp:positionV>
                <wp:extent cx="347980" cy="1642745"/>
                <wp:effectExtent l="0" t="0" r="0" b="0"/>
                <wp:wrapNone/>
                <wp:docPr id="285670199" name="Text Box 5"/>
                <wp:cNvGraphicFramePr/>
                <a:graphic xmlns:a="http://schemas.openxmlformats.org/drawingml/2006/main">
                  <a:graphicData uri="http://schemas.microsoft.com/office/word/2010/wordprocessingShape">
                    <wps:wsp>
                      <wps:cNvSpPr txBox="1"/>
                      <wps:spPr>
                        <a:xfrm rot="10800000">
                          <a:off x="0" y="0"/>
                          <a:ext cx="347980" cy="164274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77CF33EC" w14:textId="77777777" w:rsidR="00090888" w:rsidRPr="00090888" w:rsidRDefault="00090888" w:rsidP="00090888">
                            <w:pPr>
                              <w:rPr>
                                <w:rFonts w:ascii="Times New Roman" w:hAnsi="Times New Roman" w:cs="Times New Roman"/>
                                <w:lang w:val="en-CA"/>
                              </w:rPr>
                            </w:pPr>
                            <w:r w:rsidRPr="00090888">
                              <w:rPr>
                                <w:rFonts w:ascii="Times New Roman" w:hAnsi="Times New Roman" w:cs="Times New Roman"/>
                                <w:lang w:val="en-CA"/>
                              </w:rPr>
                              <w:t>Temporal Order Accuracy</w:t>
                            </w:r>
                          </w:p>
                        </w:txbxContent>
                      </wps:txbx>
                      <wps:bodyPr rot="0" spcFirstLastPara="0" vertOverflow="overflow" horzOverflow="overflow" vert="eaVert"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D928967" id="_x0000_s1092" type="#_x0000_t202" style="position:absolute;left:0;text-align:left;margin-left:-29.4pt;margin-top:53.55pt;width:27.4pt;height:129.35pt;rotation:180;z-index:25178521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" filled="f" stroked="f">
                <v:textbox style="layout-flow:vertical-ideographic">
                  <w:txbxContent>
                    <w:p w14:paraId="77CF33EC" w14:textId="77777777" w:rsidR="00090888" w:rsidRPr="00090888" w:rsidRDefault="00090888" w:rsidP="00090888">
                      <w:pPr>
                        <w:rPr>
                          <w:rFonts w:ascii="Times New Roman" w:hAnsi="Times New Roman" w:cs="Times New Roman"/>
                          <w:lang w:val="en-CA"/>
                        </w:rPr>
                      </w:pPr>
                      <w:r w:rsidRPr="00090888">
                        <w:rPr>
                          <w:rFonts w:ascii="Times New Roman" w:hAnsi="Times New Roman" w:cs="Times New Roman"/>
                          <w:lang w:val="en-CA"/>
                        </w:rPr>
                        <w:t>Temporal Order Accuracy</w:t>
                      </w:r>
                    </w:p>
                  </w:txbxContent>
                </v:textbox>
              </v:shape>
            </w:pict>
          </mc:Fallback>
        </mc:AlternateContent>
      </w:r>
      <w:r w:rsidR="00090888">
        <w:rPr>
          <w:noProof/>
          <w:lang w:val="de-DE" w:eastAsia="de-DE" w:bidi="ar-SA"/>
          <w14:ligatures w14:val="standardContextual"/>
        </w:rPr>
        <w:drawing>
          <wp:anchor distT="0" distB="0" distL="114300" distR="114300" simplePos="0" relativeHeight="251783168" behindDoc="1" locked="0" layoutInCell="1" allowOverlap="1" wp14:anchorId="52054C49" wp14:editId="621B940A">
            <wp:simplePos x="0" y="0"/>
            <wp:positionH relativeFrom="column">
              <wp:posOffset>-25400</wp:posOffset>
            </wp:positionH>
            <wp:positionV relativeFrom="paragraph">
              <wp:posOffset>318770</wp:posOffset>
            </wp:positionV>
            <wp:extent cx="3071495" cy="2400300"/>
            <wp:effectExtent l="0" t="0" r="1905" b="0"/>
            <wp:wrapTight wrapText="bothSides">
              <wp:wrapPolygon edited="0">
                <wp:start x="0" y="0"/>
                <wp:lineTo x="0" y="21486"/>
                <wp:lineTo x="21524" y="21486"/>
                <wp:lineTo x="21524" y="0"/>
                <wp:lineTo x="0" y="0"/>
              </wp:wrapPolygon>
            </wp:wrapTight>
            <wp:docPr id="37907763" name="Picture 1" descr="A comparison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07763" name="Picture 1" descr="A comparison of a graph&#10;&#10;AI-generated content may be incorrect."/>
                    <pic:cNvPicPr/>
                  </pic:nvPicPr>
                  <pic:blipFill rotWithShape="1">
                    <a:blip r:embed="rId19">
                      <a:extLst>
                        <a:ext uri="{28A0092B-C50C-407E-A947-70E740481C1C}">
                          <a14:useLocalDpi xmlns:a14="http://schemas.microsoft.com/office/drawing/2010/main" val="0"/>
                        </a:ext>
                      </a:extLst>
                    </a:blip>
                    <a:srcRect l="3502" t="27207" r="55769" b="7985"/>
                    <a:stretch>
                      <a:fillRect/>
                    </a:stretch>
                  </pic:blipFill>
                  <pic:spPr bwMode="auto">
                    <a:xfrm>
                      <a:off x="0" y="0"/>
                      <a:ext cx="3071495" cy="24003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158345D7" w14:textId="4748B6AA" w:rsidR="00AE5D43" w:rsidRDefault="00090888" w:rsidP="00AE5D43">
      <w:r>
        <w:rPr>
          <w:noProof/>
          <w:lang w:val="de-DE" w:eastAsia="de-DE" w:bidi="ar-SA"/>
          <w14:ligatures w14:val="standardContextual"/>
        </w:rPr>
        <mc:AlternateContent>
          <mc:Choice Requires="wps">
            <w:drawing>
              <wp:anchor distT="0" distB="0" distL="114300" distR="114300" simplePos="0" relativeHeight="251801600" behindDoc="0" locked="0" layoutInCell="1" allowOverlap="1" wp14:anchorId="0C3D2DC1" wp14:editId="37A0E614">
                <wp:simplePos x="0" y="0"/>
                <wp:positionH relativeFrom="column">
                  <wp:posOffset>1006475</wp:posOffset>
                </wp:positionH>
                <wp:positionV relativeFrom="paragraph">
                  <wp:posOffset>2566035</wp:posOffset>
                </wp:positionV>
                <wp:extent cx="1240790" cy="271780"/>
                <wp:effectExtent l="0" t="0" r="0" b="0"/>
                <wp:wrapNone/>
                <wp:docPr id="1228616085" name="Text Box 3"/>
                <wp:cNvGraphicFramePr/>
                <a:graphic xmlns:a="http://schemas.openxmlformats.org/drawingml/2006/main">
                  <a:graphicData uri="http://schemas.microsoft.com/office/word/2010/wordprocessingShape">
                    <wps:wsp>
                      <wps:cNvSpPr txBox="1"/>
                      <wps:spPr>
                        <a:xfrm>
                          <a:off x="0" y="0"/>
                          <a:ext cx="1240790" cy="27178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18CE9284" w14:textId="20A9DDBA" w:rsidR="00090888" w:rsidRPr="00090888" w:rsidRDefault="00090888" w:rsidP="00090888">
                            <w:pPr>
                              <w:jc w:val="center"/>
                              <w:rPr>
                                <w:rFonts w:ascii="Times New Roman" w:hAnsi="Times New Roman" w:cs="Times New Roman"/>
                                <w:lang w:val="en-CA"/>
                              </w:rPr>
                            </w:pPr>
                            <w:r>
                              <w:rPr>
                                <w:rFonts w:ascii="Times New Roman" w:hAnsi="Times New Roman" w:cs="Times New Roman"/>
                                <w:lang w:val="en-CA"/>
                              </w:rPr>
                              <w:t>Event Structure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C3D2DC1" id="_x0000_s1093" type="#_x0000_t202" style="position:absolute;margin-left:79.25pt;margin-top:202.05pt;width:97.7pt;height:21.4pt;z-index:251801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" filled="f" stroked="f">
                <v:textbox>
                  <w:txbxContent>
                    <w:p w14:paraId="18CE9284" w14:textId="20A9DDBA" w:rsidR="00090888" w:rsidRPr="00090888" w:rsidRDefault="00090888" w:rsidP="00090888">
                      <w:pPr>
                        <w:jc w:val="center"/>
                        <w:rPr>
                          <w:rFonts w:ascii="Times New Roman" w:hAnsi="Times New Roman" w:cs="Times New Roman"/>
                          <w:lang w:val="en-CA"/>
                        </w:rPr>
                      </w:pPr>
                      <w:r>
                        <w:rPr>
                          <w:rFonts w:ascii="Times New Roman" w:hAnsi="Times New Roman" w:cs="Times New Roman"/>
                          <w:lang w:val="en-CA"/>
                        </w:rPr>
                        <w:t>Event Structure</w:t>
                      </w:r>
                    </w:p>
                  </w:txbxContent>
                </v:textbox>
              </v:shape>
            </w:pict>
          </mc:Fallback>
        </mc:AlternateContent>
      </w:r>
      <w:r>
        <w:rPr>
          <w:noProof/>
          <w:lang w:val="de-DE" w:eastAsia="de-DE" w:bidi="ar-SA"/>
          <w14:ligatures w14:val="standardContextual"/>
        </w:rPr>
        <mc:AlternateContent>
          <mc:Choice Requires="wps">
            <w:drawing>
              <wp:anchor distT="0" distB="0" distL="114300" distR="114300" simplePos="0" relativeHeight="251803648" behindDoc="0" locked="0" layoutInCell="1" allowOverlap="1" wp14:anchorId="71386B9B" wp14:editId="15F82074">
                <wp:simplePos x="0" y="0"/>
                <wp:positionH relativeFrom="column">
                  <wp:posOffset>4394200</wp:posOffset>
                </wp:positionH>
                <wp:positionV relativeFrom="paragraph">
                  <wp:posOffset>2566035</wp:posOffset>
                </wp:positionV>
                <wp:extent cx="1240790" cy="271780"/>
                <wp:effectExtent l="0" t="0" r="0" b="0"/>
                <wp:wrapNone/>
                <wp:docPr id="1753877664" name="Text Box 3"/>
                <wp:cNvGraphicFramePr/>
                <a:graphic xmlns:a="http://schemas.openxmlformats.org/drawingml/2006/main">
                  <a:graphicData uri="http://schemas.microsoft.com/office/word/2010/wordprocessingShape">
                    <wps:wsp>
                      <wps:cNvSpPr txBox="1"/>
                      <wps:spPr>
                        <a:xfrm>
                          <a:off x="0" y="0"/>
                          <a:ext cx="1240790" cy="27178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11FE031" w14:textId="77777777" w:rsidR="00090888" w:rsidRPr="00090888" w:rsidRDefault="00090888" w:rsidP="00090888">
                            <w:pPr>
                              <w:jc w:val="center"/>
                              <w:rPr>
                                <w:rFonts w:ascii="Times New Roman" w:hAnsi="Times New Roman" w:cs="Times New Roman"/>
                                <w:lang w:val="en-CA"/>
                              </w:rPr>
                            </w:pPr>
                            <w:r>
                              <w:rPr>
                                <w:rFonts w:ascii="Times New Roman" w:hAnsi="Times New Roman" w:cs="Times New Roman"/>
                                <w:lang w:val="en-CA"/>
                              </w:rPr>
                              <w:t>Event Structure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1386B9B" id="_x0000_s1094" type="#_x0000_t202" style="position:absolute;margin-left:346pt;margin-top:202.05pt;width:97.7pt;height:21.4pt;z-index:251803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" filled="f" stroked="f">
                <v:textbox>
                  <w:txbxContent>
                    <w:p w14:paraId="311FE031" w14:textId="77777777" w:rsidR="00090888" w:rsidRPr="00090888" w:rsidRDefault="00090888" w:rsidP="00090888">
                      <w:pPr>
                        <w:jc w:val="center"/>
                        <w:rPr>
                          <w:rFonts w:ascii="Times New Roman" w:hAnsi="Times New Roman" w:cs="Times New Roman"/>
                          <w:lang w:val="en-CA"/>
                        </w:rPr>
                      </w:pPr>
                      <w:r>
                        <w:rPr>
                          <w:rFonts w:ascii="Times New Roman" w:hAnsi="Times New Roman" w:cs="Times New Roman"/>
                          <w:lang w:val="en-CA"/>
                        </w:rPr>
                        <w:t>Event Structure</w:t>
                      </w:r>
                    </w:p>
                  </w:txbxContent>
                </v:textbox>
              </v:shape>
            </w:pict>
          </mc:Fallback>
        </mc:AlternateContent>
      </w:r>
    </w:p>
    <w:p w14:paraId="7118033E" w14:textId="7719C705" w:rsidR="0046709C" w:rsidRDefault="0046709C" w:rsidP="00AE5D43"/>
    <w:p w14:paraId="43226362" w14:textId="4C53FDB3" w:rsidR="00090888" w:rsidRDefault="00090888" w:rsidP="00C71394">
      <w:pPr>
        <w:rPr>
          <w:rFonts w:ascii="Times New Roman" w:hAnsi="Times New Roman" w:cs="Times New Roman"/>
          <w:b/>
        </w:rPr>
      </w:pPr>
    </w:p>
    <w:p w14:paraId="0D29025A" w14:textId="282CB0A3" w:rsidR="00C71394" w:rsidRPr="00C71394" w:rsidRDefault="00C71394" w:rsidP="00C71394">
      <w:pPr>
        <w:rPr>
          <w:rFonts w:ascii="Times New Roman" w:hAnsi="Times New Roman" w:cs="Times New Roman"/>
        </w:rPr>
      </w:pPr>
      <w:r w:rsidRPr="00C71394">
        <w:rPr>
          <w:rFonts w:ascii="Times New Roman" w:hAnsi="Times New Roman" w:cs="Times New Roman"/>
          <w:b/>
        </w:rPr>
        <w:t xml:space="preserve">Figure </w:t>
      </w:r>
      <w:r w:rsidR="00090888">
        <w:rPr>
          <w:rFonts w:ascii="Times New Roman" w:hAnsi="Times New Roman" w:cs="Times New Roman"/>
          <w:b/>
        </w:rPr>
        <w:t>7</w:t>
      </w:r>
      <w:r w:rsidRPr="00C71394">
        <w:rPr>
          <w:rFonts w:ascii="Times New Roman" w:hAnsi="Times New Roman" w:cs="Times New Roman"/>
          <w:b/>
        </w:rPr>
        <w:t xml:space="preserve">. Effects of </w:t>
      </w:r>
      <w:r>
        <w:rPr>
          <w:rFonts w:ascii="Times New Roman" w:hAnsi="Times New Roman" w:cs="Times New Roman"/>
          <w:b/>
        </w:rPr>
        <w:t>event structure</w:t>
      </w:r>
      <w:r w:rsidRPr="00C71394">
        <w:rPr>
          <w:rFonts w:ascii="Times New Roman" w:hAnsi="Times New Roman" w:cs="Times New Roman"/>
          <w:b/>
        </w:rPr>
        <w:t xml:space="preserve"> and boundary on temporal memory.</w:t>
      </w:r>
      <w:r w:rsidRPr="00C71394">
        <w:rPr>
          <w:rFonts w:ascii="Times New Roman" w:hAnsi="Times New Roman" w:cs="Times New Roman"/>
        </w:rPr>
        <w:t xml:space="preserve"> In the 3-</w:t>
      </w:r>
      <w:r w:rsidR="00090888">
        <w:rPr>
          <w:rFonts w:ascii="Times New Roman" w:hAnsi="Times New Roman" w:cs="Times New Roman"/>
        </w:rPr>
        <w:t>context</w:t>
      </w:r>
      <w:r w:rsidRPr="00C71394">
        <w:rPr>
          <w:rFonts w:ascii="Times New Roman" w:hAnsi="Times New Roman" w:cs="Times New Roman"/>
        </w:rPr>
        <w:t xml:space="preserve"> group, temporal order memory accuracy was higher for cross-boundary than </w:t>
      </w:r>
      <w:r w:rsidR="0033467C" w:rsidRPr="0033467C">
        <w:rPr>
          <w:rFonts w:ascii="Times New Roman" w:hAnsi="Times New Roman" w:cs="Times New Roman"/>
        </w:rPr>
        <w:t xml:space="preserve">within-event </w:t>
      </w:r>
      <w:r w:rsidRPr="00C71394">
        <w:rPr>
          <w:rFonts w:ascii="Times New Roman" w:hAnsi="Times New Roman" w:cs="Times New Roman"/>
        </w:rPr>
        <w:t>trials; in the 6-</w:t>
      </w:r>
      <w:r w:rsidR="00090888">
        <w:rPr>
          <w:rFonts w:ascii="Times New Roman" w:hAnsi="Times New Roman" w:cs="Times New Roman"/>
        </w:rPr>
        <w:t>context</w:t>
      </w:r>
      <w:r w:rsidRPr="00C71394">
        <w:rPr>
          <w:rFonts w:ascii="Times New Roman" w:hAnsi="Times New Roman" w:cs="Times New Roman"/>
        </w:rPr>
        <w:t xml:space="preserve"> group, accuracy was higher for </w:t>
      </w:r>
      <w:r w:rsidR="0033467C" w:rsidRPr="0033467C">
        <w:rPr>
          <w:rFonts w:ascii="Times New Roman" w:hAnsi="Times New Roman" w:cs="Times New Roman"/>
        </w:rPr>
        <w:t xml:space="preserve">within-event </w:t>
      </w:r>
      <w:r w:rsidRPr="00C71394">
        <w:rPr>
          <w:rFonts w:ascii="Times New Roman" w:hAnsi="Times New Roman" w:cs="Times New Roman"/>
        </w:rPr>
        <w:t xml:space="preserve">than cross-boundary trials. Temporal distance ratings were higher for cross-boundary than </w:t>
      </w:r>
      <w:r w:rsidR="0033467C" w:rsidRPr="0033467C">
        <w:rPr>
          <w:rFonts w:ascii="Times New Roman" w:hAnsi="Times New Roman" w:cs="Times New Roman"/>
        </w:rPr>
        <w:t xml:space="preserve">within-event </w:t>
      </w:r>
      <w:r w:rsidRPr="00C71394">
        <w:rPr>
          <w:rFonts w:ascii="Times New Roman" w:hAnsi="Times New Roman" w:cs="Times New Roman"/>
        </w:rPr>
        <w:t>trials and higher overall in the 3-</w:t>
      </w:r>
      <w:r w:rsidR="00090888">
        <w:rPr>
          <w:rFonts w:ascii="Times New Roman" w:hAnsi="Times New Roman" w:cs="Times New Roman"/>
        </w:rPr>
        <w:t>context</w:t>
      </w:r>
      <w:r w:rsidRPr="00C71394">
        <w:rPr>
          <w:rFonts w:ascii="Times New Roman" w:hAnsi="Times New Roman" w:cs="Times New Roman"/>
        </w:rPr>
        <w:t xml:space="preserve"> than 6-</w:t>
      </w:r>
      <w:r w:rsidR="00090888">
        <w:rPr>
          <w:rFonts w:ascii="Times New Roman" w:hAnsi="Times New Roman" w:cs="Times New Roman"/>
        </w:rPr>
        <w:t>context</w:t>
      </w:r>
      <w:r w:rsidRPr="00C71394">
        <w:rPr>
          <w:rFonts w:ascii="Times New Roman" w:hAnsi="Times New Roman" w:cs="Times New Roman"/>
        </w:rPr>
        <w:t xml:space="preserve"> group.</w:t>
      </w:r>
    </w:p>
    <w:p w14:paraId="0396F699" w14:textId="02312AFB" w:rsidR="0046709C" w:rsidRDefault="0046709C" w:rsidP="00AE5D43"/>
    <w:p w14:paraId="104DD126" w14:textId="0E8B61CB" w:rsidR="0046709C" w:rsidRDefault="0046709C" w:rsidP="00AE5D43"/>
    <w:p w14:paraId="7A118519" w14:textId="77777777" w:rsidR="00090888" w:rsidRDefault="00090888" w:rsidP="00AE5D43"/>
    <w:p w14:paraId="3F9F1CBD" w14:textId="636B0F6E" w:rsidR="0046709C" w:rsidRDefault="00C71394" w:rsidP="003523E9">
      <w:pPr>
        <w:pBdr>
          <w:top w:val="nil"/>
          <w:left w:val="nil"/>
          <w:bottom w:val="nil"/>
          <w:right w:val="nil"/>
          <w:between w:val="nil"/>
        </w:pBdr>
        <w:jc w:val="center"/>
        <w:rPr>
          <w:rFonts w:ascii="Times New Roman" w:hAnsi="Times New Roman" w:cs="Times New Roman"/>
          <w:b/>
          <w:sz w:val="24"/>
          <w:szCs w:val="24"/>
        </w:rPr>
      </w:pPr>
      <w:r>
        <w:rPr>
          <w:rFonts w:ascii="Times New Roman" w:hAnsi="Times New Roman" w:cs="Times New Roman"/>
          <w:b/>
          <w:sz w:val="24"/>
          <w:szCs w:val="24"/>
        </w:rPr>
        <w:t>Discussion</w:t>
      </w:r>
    </w:p>
    <w:p w14:paraId="1D9843D9" w14:textId="77777777" w:rsidR="003523E9" w:rsidRPr="003523E9" w:rsidRDefault="003523E9" w:rsidP="003523E9">
      <w:pPr>
        <w:pBdr>
          <w:top w:val="nil"/>
          <w:left w:val="nil"/>
          <w:bottom w:val="nil"/>
          <w:right w:val="nil"/>
          <w:between w:val="nil"/>
        </w:pBdr>
        <w:jc w:val="center"/>
        <w:rPr>
          <w:rFonts w:ascii="Times New Roman" w:hAnsi="Times New Roman" w:cs="Times New Roman"/>
          <w:b/>
          <w:sz w:val="24"/>
          <w:szCs w:val="24"/>
        </w:rPr>
      </w:pPr>
    </w:p>
    <w:p w14:paraId="163D5A77" w14:textId="579B77EE" w:rsidR="00830CD8" w:rsidRDefault="003523E9" w:rsidP="00830CD8">
      <w:pPr>
        <w:rPr>
          <w:ins w:id="51" w:author="Deborah Talmi" w:date="2026-02-20T17:26:00Z" w16du:dateUtc="2026-02-20T17:26:00Z"/>
          <w:rFonts w:ascii="Times New Roman" w:hAnsi="Times New Roman" w:cs="Times New Roman"/>
          <w:sz w:val="24"/>
          <w:szCs w:val="24"/>
        </w:rPr>
      </w:pPr>
      <w:r w:rsidRPr="003523E9">
        <w:rPr>
          <w:rFonts w:ascii="Times New Roman" w:hAnsi="Times New Roman" w:cs="Times New Roman"/>
          <w:sz w:val="24"/>
          <w:szCs w:val="24"/>
        </w:rPr>
        <w:t xml:space="preserve">In Experiment </w:t>
      </w:r>
      <w:r w:rsidR="00090888">
        <w:rPr>
          <w:rFonts w:ascii="Times New Roman" w:hAnsi="Times New Roman" w:cs="Times New Roman"/>
          <w:sz w:val="24"/>
          <w:szCs w:val="24"/>
        </w:rPr>
        <w:t>3</w:t>
      </w:r>
      <w:r w:rsidRPr="003523E9">
        <w:rPr>
          <w:rFonts w:ascii="Times New Roman" w:hAnsi="Times New Roman" w:cs="Times New Roman"/>
          <w:sz w:val="24"/>
          <w:szCs w:val="24"/>
        </w:rPr>
        <w:t xml:space="preserve">, we manipulated event structure by varying the number of </w:t>
      </w:r>
      <w:r w:rsidR="002F56F1">
        <w:rPr>
          <w:rFonts w:ascii="Times New Roman" w:hAnsi="Times New Roman" w:cs="Times New Roman"/>
          <w:sz w:val="24"/>
          <w:szCs w:val="24"/>
        </w:rPr>
        <w:t>contexts</w:t>
      </w:r>
      <w:r w:rsidR="002F56F1" w:rsidRPr="003523E9">
        <w:rPr>
          <w:rFonts w:ascii="Times New Roman" w:hAnsi="Times New Roman" w:cs="Times New Roman"/>
          <w:sz w:val="24"/>
          <w:szCs w:val="24"/>
        </w:rPr>
        <w:t xml:space="preserve"> </w:t>
      </w:r>
      <w:r w:rsidRPr="003523E9">
        <w:rPr>
          <w:rFonts w:ascii="Times New Roman" w:hAnsi="Times New Roman" w:cs="Times New Roman"/>
          <w:sz w:val="24"/>
          <w:szCs w:val="24"/>
        </w:rPr>
        <w:t>within each encoding list. We observed the classic pattern in the 6-</w:t>
      </w:r>
      <w:r w:rsidR="002F56F1">
        <w:rPr>
          <w:rFonts w:ascii="Times New Roman" w:hAnsi="Times New Roman" w:cs="Times New Roman"/>
          <w:sz w:val="24"/>
          <w:szCs w:val="24"/>
        </w:rPr>
        <w:t>context</w:t>
      </w:r>
      <w:r w:rsidR="002F56F1" w:rsidRPr="00830CD8">
        <w:rPr>
          <w:rFonts w:ascii="Times New Roman" w:hAnsi="Times New Roman" w:cs="Times New Roman"/>
          <w:sz w:val="24"/>
          <w:szCs w:val="24"/>
        </w:rPr>
        <w:t xml:space="preserve"> </w:t>
      </w:r>
      <w:r w:rsidRPr="003523E9">
        <w:rPr>
          <w:rFonts w:ascii="Times New Roman" w:hAnsi="Times New Roman" w:cs="Times New Roman"/>
          <w:sz w:val="24"/>
          <w:szCs w:val="24"/>
        </w:rPr>
        <w:t xml:space="preserve">group, with better temporal order memory for </w:t>
      </w:r>
      <w:r w:rsidR="0033467C" w:rsidRPr="0046709C">
        <w:rPr>
          <w:rFonts w:ascii="Times New Roman" w:hAnsi="Times New Roman" w:cs="Times New Roman"/>
          <w:sz w:val="24"/>
          <w:szCs w:val="24"/>
        </w:rPr>
        <w:t>within-</w:t>
      </w:r>
      <w:r w:rsidR="0033467C">
        <w:rPr>
          <w:rFonts w:ascii="Times New Roman" w:hAnsi="Times New Roman" w:cs="Times New Roman" w:hint="eastAsia"/>
          <w:iCs/>
          <w:sz w:val="24"/>
          <w:szCs w:val="24"/>
          <w:lang w:eastAsia="zh-CN"/>
        </w:rPr>
        <w:t>event</w:t>
      </w:r>
      <w:r w:rsidR="0033467C" w:rsidRPr="003523E9">
        <w:rPr>
          <w:rFonts w:ascii="Times New Roman" w:hAnsi="Times New Roman" w:cs="Times New Roman"/>
          <w:sz w:val="24"/>
          <w:szCs w:val="24"/>
        </w:rPr>
        <w:t xml:space="preserve"> </w:t>
      </w:r>
      <w:r w:rsidRPr="003523E9">
        <w:rPr>
          <w:rFonts w:ascii="Times New Roman" w:hAnsi="Times New Roman" w:cs="Times New Roman"/>
          <w:sz w:val="24"/>
          <w:szCs w:val="24"/>
        </w:rPr>
        <w:t>than for cross-boundary pairs, but a flipped pattern in the 3-</w:t>
      </w:r>
      <w:r w:rsidR="002F56F1">
        <w:rPr>
          <w:rFonts w:ascii="Times New Roman" w:hAnsi="Times New Roman" w:cs="Times New Roman"/>
          <w:sz w:val="24"/>
          <w:szCs w:val="24"/>
        </w:rPr>
        <w:t>context</w:t>
      </w:r>
      <w:r w:rsidR="002F56F1" w:rsidRPr="00830CD8">
        <w:rPr>
          <w:rFonts w:ascii="Times New Roman" w:hAnsi="Times New Roman" w:cs="Times New Roman"/>
          <w:sz w:val="24"/>
          <w:szCs w:val="24"/>
        </w:rPr>
        <w:t xml:space="preserve"> </w:t>
      </w:r>
      <w:r w:rsidRPr="003523E9">
        <w:rPr>
          <w:rFonts w:ascii="Times New Roman" w:hAnsi="Times New Roman" w:cs="Times New Roman"/>
          <w:sz w:val="24"/>
          <w:szCs w:val="24"/>
        </w:rPr>
        <w:t xml:space="preserve">group. This </w:t>
      </w:r>
      <w:r w:rsidR="003218B0">
        <w:rPr>
          <w:rFonts w:ascii="Times New Roman" w:hAnsi="Times New Roman" w:cs="Times New Roman"/>
          <w:sz w:val="24"/>
          <w:szCs w:val="24"/>
        </w:rPr>
        <w:t xml:space="preserve">pattern </w:t>
      </w:r>
      <w:r w:rsidRPr="003523E9">
        <w:rPr>
          <w:rFonts w:ascii="Times New Roman" w:hAnsi="Times New Roman" w:cs="Times New Roman"/>
          <w:sz w:val="24"/>
          <w:szCs w:val="24"/>
        </w:rPr>
        <w:t xml:space="preserve">supports </w:t>
      </w:r>
      <w:r w:rsidR="003218B0">
        <w:rPr>
          <w:rFonts w:ascii="Times New Roman" w:hAnsi="Times New Roman" w:cs="Times New Roman"/>
          <w:sz w:val="24"/>
          <w:szCs w:val="24"/>
        </w:rPr>
        <w:t>the suggestion</w:t>
      </w:r>
      <w:r w:rsidRPr="003523E9">
        <w:rPr>
          <w:rFonts w:ascii="Times New Roman" w:hAnsi="Times New Roman" w:cs="Times New Roman"/>
          <w:sz w:val="24"/>
          <w:szCs w:val="24"/>
        </w:rPr>
        <w:t xml:space="preserve"> that the effect of context on temporal order memory depends on participants’ ability to remember the order of the contexts</w:t>
      </w:r>
      <w:r w:rsidR="00830CD8">
        <w:rPr>
          <w:rFonts w:ascii="Times New Roman" w:hAnsi="Times New Roman" w:cs="Times New Roman"/>
          <w:sz w:val="24"/>
          <w:szCs w:val="24"/>
        </w:rPr>
        <w:t xml:space="preserve">, </w:t>
      </w:r>
      <w:r w:rsidR="00830CD8" w:rsidRPr="00830CD8">
        <w:rPr>
          <w:rFonts w:ascii="Times New Roman" w:hAnsi="Times New Roman" w:cs="Times New Roman"/>
          <w:sz w:val="24"/>
          <w:szCs w:val="24"/>
        </w:rPr>
        <w:t>challenging the claim that distinctive contextual reminders at retrieval are sufficient to reverse the boundary effect</w:t>
      </w:r>
      <w:r w:rsidR="003218B0">
        <w:rPr>
          <w:rFonts w:ascii="Times New Roman" w:hAnsi="Times New Roman" w:cs="Times New Roman"/>
          <w:sz w:val="24"/>
          <w:szCs w:val="24"/>
        </w:rPr>
        <w:t xml:space="preserve"> (Wen &amp; Egner, 2023)</w:t>
      </w:r>
      <w:r w:rsidR="00830CD8" w:rsidRPr="00830CD8">
        <w:rPr>
          <w:rFonts w:ascii="Times New Roman" w:hAnsi="Times New Roman" w:cs="Times New Roman"/>
          <w:sz w:val="24"/>
          <w:szCs w:val="24"/>
        </w:rPr>
        <w:t>.</w:t>
      </w:r>
      <w:r>
        <w:rPr>
          <w:rFonts w:ascii="Times New Roman" w:hAnsi="Times New Roman" w:cs="Times New Roman"/>
          <w:sz w:val="24"/>
          <w:szCs w:val="24"/>
        </w:rPr>
        <w:tab/>
      </w:r>
    </w:p>
    <w:p w14:paraId="2022DAA5" w14:textId="78747E74" w:rsidR="008206EA" w:rsidRDefault="008206EA" w:rsidP="00172AC8">
      <w:pPr>
        <w:ind w:firstLine="720"/>
        <w:rPr>
          <w:rFonts w:ascii="Times New Roman" w:hAnsi="Times New Roman" w:cs="Times New Roman"/>
          <w:sz w:val="24"/>
          <w:szCs w:val="24"/>
        </w:rPr>
      </w:pPr>
      <w:r w:rsidRPr="002F56F1">
        <w:rPr>
          <w:rFonts w:ascii="Times New Roman" w:hAnsi="Times New Roman" w:cs="Times New Roman"/>
          <w:bCs/>
          <w:sz w:val="24"/>
          <w:szCs w:val="24"/>
          <w:lang w:val="en-CA"/>
        </w:rPr>
        <w:lastRenderedPageBreak/>
        <w:t xml:space="preserve">Our findings help interpret the intriguing results reported by Wen and Egner (2022), which motivated the present research. We conceptually replicated their “flipped effect” under context-present conditions. In their Experiment 1, the flipped effect emerged when participants encoded three contexts with 10 items per context, with contexts defined by a combination of item type and encoding task. In their Experiment 2, item type switched every 12 items, whereas the encoding task switched every 6 items; because encoding-task switches did not modulate performance, the flipped effect again emerged under a three-context structure with 12 items per context. Using a combination of location cues and encoding questions to mark event boundaries, we showed that the flipped effect emerges when participants encode three contexts, but not when they encode six. This pattern suggests that the flipped effect is not determined solely by the presence of context at retrieval or by event distinctiveness per se. Instead, it may depend on participants’ ability to remember the order of contexts, which is likely higher when only three contexts are encoded. Based on </w:t>
      </w:r>
      <w:r>
        <w:rPr>
          <w:rFonts w:ascii="Times New Roman" w:hAnsi="Times New Roman" w:cs="Times New Roman"/>
          <w:bCs/>
          <w:sz w:val="24"/>
          <w:szCs w:val="24"/>
          <w:lang w:val="en-CA"/>
        </w:rPr>
        <w:t>the pattern of results reported here</w:t>
      </w:r>
      <w:r w:rsidRPr="002F56F1">
        <w:rPr>
          <w:rFonts w:ascii="Times New Roman" w:hAnsi="Times New Roman" w:cs="Times New Roman"/>
          <w:bCs/>
          <w:sz w:val="24"/>
          <w:szCs w:val="24"/>
          <w:lang w:val="en-CA"/>
        </w:rPr>
        <w:t xml:space="preserve">, we propose that the flipped effect observed in our Experiment </w:t>
      </w:r>
      <w:r>
        <w:rPr>
          <w:rFonts w:ascii="Times New Roman" w:hAnsi="Times New Roman" w:cs="Times New Roman"/>
          <w:bCs/>
          <w:sz w:val="24"/>
          <w:szCs w:val="24"/>
          <w:lang w:val="en-CA"/>
        </w:rPr>
        <w:t>3</w:t>
      </w:r>
      <w:r w:rsidRPr="002F56F1">
        <w:rPr>
          <w:rFonts w:ascii="Times New Roman" w:hAnsi="Times New Roman" w:cs="Times New Roman"/>
          <w:bCs/>
          <w:sz w:val="24"/>
          <w:szCs w:val="24"/>
          <w:lang w:val="en-CA"/>
        </w:rPr>
        <w:t xml:space="preserve"> reflects relatively strong context order memory under the three-context condition</w:t>
      </w:r>
      <w:r>
        <w:rPr>
          <w:rFonts w:ascii="Times New Roman" w:hAnsi="Times New Roman" w:cs="Times New Roman"/>
          <w:bCs/>
          <w:sz w:val="24"/>
          <w:szCs w:val="24"/>
          <w:lang w:val="en-CA" w:eastAsia="zh-CN"/>
        </w:rPr>
        <w:t>.</w:t>
      </w:r>
    </w:p>
    <w:p w14:paraId="4722D3A4" w14:textId="53728362" w:rsidR="00090888" w:rsidRDefault="00830CD8" w:rsidP="008206EA">
      <w:pPr>
        <w:rPr>
          <w:rFonts w:ascii="Times New Roman" w:hAnsi="Times New Roman" w:cs="Times New Roman"/>
          <w:sz w:val="24"/>
          <w:szCs w:val="24"/>
        </w:rPr>
      </w:pPr>
      <w:r>
        <w:rPr>
          <w:rFonts w:ascii="Times New Roman" w:hAnsi="Times New Roman" w:cs="Times New Roman"/>
          <w:sz w:val="24"/>
          <w:szCs w:val="24"/>
        </w:rPr>
        <w:tab/>
      </w:r>
      <w:r w:rsidR="003523E9" w:rsidRPr="003523E9">
        <w:rPr>
          <w:rFonts w:ascii="Times New Roman" w:hAnsi="Times New Roman" w:cs="Times New Roman"/>
          <w:sz w:val="24"/>
          <w:szCs w:val="24"/>
        </w:rPr>
        <w:t xml:space="preserve">For temporal distance judgments, we replicated both our </w:t>
      </w:r>
      <w:r w:rsidR="00090888">
        <w:rPr>
          <w:rFonts w:ascii="Times New Roman" w:hAnsi="Times New Roman" w:cs="Times New Roman"/>
          <w:sz w:val="24"/>
          <w:szCs w:val="24"/>
        </w:rPr>
        <w:t>prior e</w:t>
      </w:r>
      <w:r w:rsidR="00090888" w:rsidRPr="003523E9">
        <w:rPr>
          <w:rFonts w:ascii="Times New Roman" w:hAnsi="Times New Roman" w:cs="Times New Roman"/>
          <w:sz w:val="24"/>
          <w:szCs w:val="24"/>
        </w:rPr>
        <w:t>xperimen</w:t>
      </w:r>
      <w:r w:rsidR="00090888">
        <w:rPr>
          <w:rFonts w:ascii="Times New Roman" w:hAnsi="Times New Roman" w:cs="Times New Roman"/>
          <w:sz w:val="24"/>
          <w:szCs w:val="24"/>
        </w:rPr>
        <w:t>ts</w:t>
      </w:r>
      <w:r w:rsidR="003523E9" w:rsidRPr="003523E9">
        <w:rPr>
          <w:rFonts w:ascii="Times New Roman" w:hAnsi="Times New Roman" w:cs="Times New Roman"/>
          <w:sz w:val="24"/>
          <w:szCs w:val="24"/>
        </w:rPr>
        <w:t xml:space="preserve"> findings and the classic effect: cross-boundary pairs were perceived as farther apart in time than </w:t>
      </w:r>
      <w:r w:rsidR="0033467C" w:rsidRPr="0046709C">
        <w:rPr>
          <w:rFonts w:ascii="Times New Roman" w:hAnsi="Times New Roman" w:cs="Times New Roman"/>
          <w:sz w:val="24"/>
          <w:szCs w:val="24"/>
        </w:rPr>
        <w:t>within-</w:t>
      </w:r>
      <w:r w:rsidR="0033467C">
        <w:rPr>
          <w:rFonts w:ascii="Times New Roman" w:hAnsi="Times New Roman" w:cs="Times New Roman" w:hint="eastAsia"/>
          <w:iCs/>
          <w:sz w:val="24"/>
          <w:szCs w:val="24"/>
          <w:lang w:eastAsia="zh-CN"/>
        </w:rPr>
        <w:t>event</w:t>
      </w:r>
      <w:r w:rsidR="003523E9" w:rsidRPr="003523E9">
        <w:rPr>
          <w:rFonts w:ascii="Times New Roman" w:hAnsi="Times New Roman" w:cs="Times New Roman"/>
          <w:sz w:val="24"/>
          <w:szCs w:val="24"/>
        </w:rPr>
        <w:t xml:space="preserve"> pairs. We also found that participants in the 3-</w:t>
      </w:r>
      <w:r w:rsidR="002F56F1">
        <w:rPr>
          <w:rFonts w:ascii="Times New Roman" w:hAnsi="Times New Roman" w:cs="Times New Roman"/>
          <w:sz w:val="24"/>
          <w:szCs w:val="24"/>
        </w:rPr>
        <w:t>context</w:t>
      </w:r>
      <w:r w:rsidR="003523E9" w:rsidRPr="003523E9">
        <w:rPr>
          <w:rFonts w:ascii="Times New Roman" w:hAnsi="Times New Roman" w:cs="Times New Roman"/>
          <w:sz w:val="24"/>
          <w:szCs w:val="24"/>
        </w:rPr>
        <w:t xml:space="preserve"> group tended to give larger temporal distance ratings than those in the 6-</w:t>
      </w:r>
      <w:r w:rsidR="002F56F1">
        <w:rPr>
          <w:rFonts w:ascii="Times New Roman" w:hAnsi="Times New Roman" w:cs="Times New Roman"/>
          <w:sz w:val="24"/>
          <w:szCs w:val="24"/>
        </w:rPr>
        <w:t>context</w:t>
      </w:r>
      <w:r w:rsidR="003523E9" w:rsidRPr="003523E9">
        <w:rPr>
          <w:rFonts w:ascii="Times New Roman" w:hAnsi="Times New Roman" w:cs="Times New Roman"/>
          <w:sz w:val="24"/>
          <w:szCs w:val="24"/>
        </w:rPr>
        <w:t xml:space="preserve"> group, </w:t>
      </w:r>
      <w:r w:rsidR="00462F2C">
        <w:rPr>
          <w:rFonts w:ascii="Times New Roman" w:hAnsi="Times New Roman" w:cs="Times New Roman"/>
          <w:sz w:val="24"/>
          <w:szCs w:val="24"/>
        </w:rPr>
        <w:t>an effect that would be difficult to attribute to encoding processes.</w:t>
      </w:r>
      <w:r w:rsidR="003523E9" w:rsidRPr="003523E9">
        <w:rPr>
          <w:rFonts w:ascii="Times New Roman" w:hAnsi="Times New Roman" w:cs="Times New Roman"/>
          <w:sz w:val="24"/>
          <w:szCs w:val="24"/>
        </w:rPr>
        <w:t xml:space="preserve"> </w:t>
      </w:r>
    </w:p>
    <w:p w14:paraId="3762C273" w14:textId="77777777" w:rsidR="00090888" w:rsidRDefault="00090888" w:rsidP="002F56F1">
      <w:pPr>
        <w:rPr>
          <w:rFonts w:ascii="Times New Roman" w:hAnsi="Times New Roman" w:cs="Times New Roman"/>
          <w:sz w:val="24"/>
          <w:szCs w:val="24"/>
        </w:rPr>
      </w:pPr>
    </w:p>
    <w:p w14:paraId="681B171B" w14:textId="77777777" w:rsidR="00AE5D43" w:rsidRDefault="00AE5D43" w:rsidP="00AE5D43"/>
    <w:p w14:paraId="795E847D" w14:textId="77777777" w:rsidR="003523E9" w:rsidRDefault="003523E9" w:rsidP="00594C59">
      <w:pPr>
        <w:rPr>
          <w:rFonts w:ascii="Times New Roman" w:hAnsi="Times New Roman" w:cs="Times New Roman"/>
          <w:sz w:val="24"/>
          <w:szCs w:val="24"/>
        </w:rPr>
      </w:pPr>
    </w:p>
    <w:p w14:paraId="698232EE" w14:textId="30D4BE2E" w:rsidR="003523E9" w:rsidRDefault="003523E9" w:rsidP="003523E9">
      <w:pPr>
        <w:jc w:val="center"/>
        <w:rPr>
          <w:rFonts w:ascii="Times New Roman" w:hAnsi="Times New Roman" w:cs="Times New Roman"/>
          <w:b/>
          <w:sz w:val="24"/>
          <w:szCs w:val="24"/>
          <w:lang w:val="en-CA"/>
        </w:rPr>
      </w:pPr>
      <w:r>
        <w:rPr>
          <w:rFonts w:ascii="Times New Roman" w:hAnsi="Times New Roman" w:cs="Times New Roman"/>
          <w:b/>
          <w:sz w:val="24"/>
          <w:szCs w:val="24"/>
          <w:lang w:val="en-CA"/>
        </w:rPr>
        <w:t>Gen</w:t>
      </w:r>
      <w:r w:rsidR="008213DD">
        <w:rPr>
          <w:rFonts w:ascii="Times New Roman" w:hAnsi="Times New Roman" w:cs="Times New Roman"/>
          <w:b/>
          <w:sz w:val="24"/>
          <w:szCs w:val="24"/>
          <w:lang w:val="en-CA"/>
        </w:rPr>
        <w:t>eral</w:t>
      </w:r>
      <w:r>
        <w:rPr>
          <w:rFonts w:ascii="Times New Roman" w:hAnsi="Times New Roman" w:cs="Times New Roman"/>
          <w:b/>
          <w:sz w:val="24"/>
          <w:szCs w:val="24"/>
          <w:lang w:val="en-CA"/>
        </w:rPr>
        <w:t xml:space="preserve"> discussion</w:t>
      </w:r>
    </w:p>
    <w:p w14:paraId="08DA0B65" w14:textId="77777777" w:rsidR="003523E9" w:rsidRDefault="003523E9" w:rsidP="003523E9">
      <w:pPr>
        <w:jc w:val="center"/>
        <w:rPr>
          <w:rFonts w:ascii="Times New Roman" w:hAnsi="Times New Roman" w:cs="Times New Roman"/>
          <w:b/>
          <w:sz w:val="24"/>
          <w:szCs w:val="24"/>
          <w:lang w:val="en-CA"/>
        </w:rPr>
      </w:pPr>
    </w:p>
    <w:p w14:paraId="69942103" w14:textId="106A9961" w:rsidR="00A60900" w:rsidRDefault="00A60900" w:rsidP="000E4B7C">
      <w:pPr>
        <w:rPr>
          <w:rFonts w:ascii="Times New Roman" w:hAnsi="Times New Roman" w:cs="Times New Roman"/>
          <w:bCs/>
          <w:sz w:val="24"/>
          <w:szCs w:val="24"/>
          <w:lang w:val="en-CA"/>
        </w:rPr>
      </w:pPr>
      <w:r w:rsidRPr="00DB7378">
        <w:rPr>
          <w:rFonts w:ascii="Times New Roman" w:hAnsi="Times New Roman" w:cs="Times New Roman"/>
          <w:bCs/>
          <w:sz w:val="24"/>
          <w:szCs w:val="24"/>
          <w:lang w:val="en-CA"/>
        </w:rPr>
        <w:t>Across three experiments</w:t>
      </w:r>
      <w:r w:rsidR="003218B0">
        <w:rPr>
          <w:rFonts w:ascii="Times New Roman" w:hAnsi="Times New Roman" w:cs="Times New Roman"/>
          <w:bCs/>
          <w:sz w:val="24"/>
          <w:szCs w:val="24"/>
          <w:lang w:val="en-CA"/>
        </w:rPr>
        <w:t>,</w:t>
      </w:r>
      <w:r w:rsidRPr="00DB7378">
        <w:rPr>
          <w:rFonts w:ascii="Times New Roman" w:hAnsi="Times New Roman" w:cs="Times New Roman"/>
          <w:bCs/>
          <w:sz w:val="24"/>
          <w:szCs w:val="24"/>
          <w:lang w:val="en-CA"/>
        </w:rPr>
        <w:t xml:space="preserve"> we investigated the effect of retrieval </w:t>
      </w:r>
      <w:r>
        <w:rPr>
          <w:rFonts w:ascii="Times New Roman" w:hAnsi="Times New Roman" w:cs="Times New Roman"/>
          <w:bCs/>
          <w:sz w:val="24"/>
          <w:szCs w:val="24"/>
          <w:lang w:val="en-CA"/>
        </w:rPr>
        <w:t xml:space="preserve">processes </w:t>
      </w:r>
      <w:r w:rsidRPr="00DB7378">
        <w:rPr>
          <w:rFonts w:ascii="Times New Roman" w:hAnsi="Times New Roman" w:cs="Times New Roman"/>
          <w:bCs/>
          <w:sz w:val="24"/>
          <w:szCs w:val="24"/>
          <w:lang w:val="en-CA"/>
        </w:rPr>
        <w:t>on temporal memory.</w:t>
      </w:r>
      <w:r w:rsidRPr="003523E9">
        <w:rPr>
          <w:rFonts w:ascii="Times New Roman" w:hAnsi="Times New Roman" w:cs="Times New Roman"/>
          <w:bCs/>
          <w:sz w:val="24"/>
          <w:szCs w:val="24"/>
          <w:lang w:val="en-CA"/>
        </w:rPr>
        <w:t xml:space="preserve"> We revisited two widely used behavioural markers of event segmentation: lower temporal order memory and higher temporal distance ratings for pairs that span an event boundary compared to pairs that occur within the same event. Although these effects are often interpreted as direct consequences of boundary encoding</w:t>
      </w:r>
      <w:r>
        <w:rPr>
          <w:rFonts w:ascii="Times New Roman" w:hAnsi="Times New Roman" w:cs="Times New Roman"/>
          <w:bCs/>
          <w:sz w:val="24"/>
          <w:szCs w:val="24"/>
          <w:lang w:val="en-CA"/>
        </w:rPr>
        <w:t xml:space="preserve"> </w:t>
      </w:r>
      <w:r>
        <w:rPr>
          <w:rFonts w:ascii="Times New Roman" w:hAnsi="Times New Roman" w:cs="Times New Roman"/>
          <w:bCs/>
          <w:sz w:val="24"/>
          <w:szCs w:val="24"/>
          <w:lang w:val="en-CA"/>
        </w:rPr>
        <w:fldChar w:fldCharType="begin"/>
      </w:r>
      <w:r>
        <w:rPr>
          <w:rFonts w:ascii="Times New Roman" w:hAnsi="Times New Roman" w:cs="Times New Roman"/>
          <w:bCs/>
          <w:sz w:val="24"/>
          <w:szCs w:val="24"/>
          <w:lang w:val="en-CA"/>
        </w:rPr>
        <w:instrText xml:space="preserve"> ADDIN ZOTERO_ITEM CSL_CITATION {"citationID":"JEkJxQfc","properties":{"formattedCitation":"(Bangert et al., 2020; Clewett et al., 2020; Lohnas et al., 2023)","plainCitation":"(Bangert et al., 2020; Clewett et al., 2020; Lohnas et al., 2023)","noteIndex":0},"citationItems":[{"id":118,"uris":["http://zotero.org/users/local/9ow2ppoL/items/BDLU3HMF"],"itemData":{"id":118,"type":"article-journal","container-title":"Attention, Perception, &amp; Psychophysics","DOI":"10.3758/s13414-019-01829-x","ISSN":"1943-3921, 1943-393X","issue":"3","journalAbbreviation":"Atten Percept Psychophys","language":"en","page":"1459-1472","source":"DOI.org (Crossref)","title":"Crossing event boundaries changes prospective perceptions of temporal length and proximity","volume":"82","author":[{"family":"Bangert","given":"Ashley S."},{"family":"Kurby","given":"Christopher A."},{"family":"Hughes","given":"Allyson S."},{"family":"Carrasco","given":"Omar"}],"issued":{"date-parts":[["2020",4]]}}},{"id":74,"uris":["http://zotero.org/users/local/9ow2ppoL/items/S7A6KW7F"],"itemData":{"id":74,"type":"article-journal","abstract":"Abstract\n            Everyday life unfolds continuously, yet we tend to remember past experiences as discrete event sequences or episodes. Although this phenomenon has been well documented, the neuromechanisms that support the transformation of continuous experience into distinct and memorable episodes remain unknown. Here, we show that changes in context, or event boundaries, elicit a burst of autonomic arousal, as indexed by pupil dilation. Event boundaries also lead to the segmentation of adjacent episodes in later memory, evidenced by changes in memory for the temporal duration, order, and perceptual details of recent event sequences. These subjective and objective changes in temporal memory are also related to distinct temporal features of pupil dilations to boundaries as well as to the temporal stability of more prolonged pupil-linked arousal states. Collectively, our findings suggest that pupil measures reflect both stability and change in ongoing mental context representations, which in turn shape the temporal structure of memory.","container-title":"Nature Communications","DOI":"10.1038/s41467-020-17851-9","ISSN":"2041-1723","issue":"1","journalAbbreviation":"Nat Commun","language":"en","page":"4007","source":"DOI.org (Crossref)","title":"Pupil-linked arousal signals track the temporal organization of events in memory","volume":"11","author":[{"family":"Clewett","given":"David"},{"family":"Gasser","given":"Camille"},{"family":"Davachi","given":"Lila"}],"issued":{"date-parts":[["2020",8,11]]}}},{"id":200,"uris":["http://zotero.org/users/local/9ow2ppoL/items/YINSEBZJ"],"itemData":{"id":200,"type":"article-journal","container-title":"Journal of Experimental Psychology: General","DOI":"10.1037/xge0001354","ISSN":"1939-2222, 0096-3445","issue":"7","journalAbbreviation":"Journal of Experimental Psychology: General","language":"en","license":"http://www.apa.org/pubs/journals/resources/open-access.aspx","page":"1840-1872","source":"DOI.org (Crossref)","title":"Neural temporal context reinstatement of event structure during memory recall.","volume":"152","author":[{"family":"Lohnas","given":"Lynn J."},{"family":"Healey","given":"M. Karl"},{"family":"Davachi","given":"Lila"}],"issued":{"date-parts":[["2023",7]]}}}],"schema":"https://github.com/citation-style-language/schema/raw/master/csl-citation.json"} </w:instrText>
      </w:r>
      <w:r>
        <w:rPr>
          <w:rFonts w:ascii="Times New Roman" w:hAnsi="Times New Roman" w:cs="Times New Roman"/>
          <w:bCs/>
          <w:sz w:val="24"/>
          <w:szCs w:val="24"/>
          <w:lang w:val="en-CA"/>
        </w:rPr>
        <w:fldChar w:fldCharType="separate"/>
      </w:r>
      <w:r>
        <w:rPr>
          <w:rFonts w:ascii="Times New Roman" w:hAnsi="Times New Roman" w:cs="Times New Roman"/>
          <w:bCs/>
          <w:noProof/>
          <w:sz w:val="24"/>
          <w:szCs w:val="24"/>
          <w:lang w:val="en-CA"/>
        </w:rPr>
        <w:t>(Bangert et al., 2020; Clewett et al., 2020; Lohnas et al., 2023)</w:t>
      </w:r>
      <w:r>
        <w:rPr>
          <w:rFonts w:ascii="Times New Roman" w:hAnsi="Times New Roman" w:cs="Times New Roman"/>
          <w:bCs/>
          <w:sz w:val="24"/>
          <w:szCs w:val="24"/>
          <w:lang w:val="en-CA"/>
        </w:rPr>
        <w:fldChar w:fldCharType="end"/>
      </w:r>
      <w:r w:rsidRPr="003523E9">
        <w:rPr>
          <w:rFonts w:ascii="Times New Roman" w:hAnsi="Times New Roman" w:cs="Times New Roman"/>
          <w:bCs/>
          <w:sz w:val="24"/>
          <w:szCs w:val="24"/>
          <w:lang w:val="en-CA"/>
        </w:rPr>
        <w:t>, our results indicate that they depend strongly on associative memory at retrieval, in particular</w:t>
      </w:r>
      <w:r w:rsidR="003218B0">
        <w:rPr>
          <w:rFonts w:ascii="Times New Roman" w:hAnsi="Times New Roman" w:cs="Times New Roman"/>
          <w:bCs/>
          <w:sz w:val="24"/>
          <w:szCs w:val="24"/>
          <w:lang w:val="en-CA"/>
        </w:rPr>
        <w:t>,</w:t>
      </w:r>
      <w:r w:rsidRPr="003523E9">
        <w:rPr>
          <w:rFonts w:ascii="Times New Roman" w:hAnsi="Times New Roman" w:cs="Times New Roman"/>
          <w:bCs/>
          <w:sz w:val="24"/>
          <w:szCs w:val="24"/>
          <w:lang w:val="en-CA"/>
        </w:rPr>
        <w:t xml:space="preserve"> memory for item</w:t>
      </w:r>
      <w:r>
        <w:rPr>
          <w:rFonts w:ascii="Times New Roman" w:hAnsi="Times New Roman" w:cs="Times New Roman"/>
          <w:bCs/>
          <w:sz w:val="24"/>
          <w:szCs w:val="24"/>
          <w:lang w:val="en-CA"/>
        </w:rPr>
        <w:t>-</w:t>
      </w:r>
      <w:r w:rsidR="00366E28">
        <w:rPr>
          <w:rFonts w:ascii="Times New Roman" w:hAnsi="Times New Roman" w:cs="Times New Roman"/>
          <w:bCs/>
          <w:sz w:val="24"/>
          <w:szCs w:val="24"/>
          <w:lang w:val="en-CA"/>
        </w:rPr>
        <w:t>event</w:t>
      </w:r>
      <w:r w:rsidRPr="003523E9">
        <w:rPr>
          <w:rFonts w:ascii="Times New Roman" w:hAnsi="Times New Roman" w:cs="Times New Roman"/>
          <w:bCs/>
          <w:sz w:val="24"/>
          <w:szCs w:val="24"/>
          <w:lang w:val="en-CA"/>
        </w:rPr>
        <w:t xml:space="preserve"> bindings and memory for the order of </w:t>
      </w:r>
      <w:r w:rsidR="00366E28">
        <w:rPr>
          <w:rFonts w:ascii="Times New Roman" w:hAnsi="Times New Roman" w:cs="Times New Roman"/>
          <w:bCs/>
          <w:sz w:val="24"/>
          <w:szCs w:val="24"/>
          <w:lang w:val="en-CA"/>
        </w:rPr>
        <w:t>events</w:t>
      </w:r>
      <w:r w:rsidRPr="003523E9">
        <w:rPr>
          <w:rFonts w:ascii="Times New Roman" w:hAnsi="Times New Roman" w:cs="Times New Roman"/>
          <w:bCs/>
          <w:sz w:val="24"/>
          <w:szCs w:val="24"/>
          <w:lang w:val="en-CA"/>
        </w:rPr>
        <w:t xml:space="preserve">. </w:t>
      </w:r>
      <w:r w:rsidR="003218B0">
        <w:rPr>
          <w:rFonts w:ascii="Times New Roman" w:hAnsi="Times New Roman" w:cs="Times New Roman"/>
          <w:bCs/>
          <w:sz w:val="24"/>
          <w:szCs w:val="24"/>
          <w:lang w:val="en-CA"/>
        </w:rPr>
        <w:t xml:space="preserve">Based on the results reported here, we argue that </w:t>
      </w:r>
      <w:r w:rsidRPr="003523E9">
        <w:rPr>
          <w:rFonts w:ascii="Times New Roman" w:hAnsi="Times New Roman" w:cs="Times New Roman"/>
          <w:bCs/>
          <w:sz w:val="24"/>
          <w:szCs w:val="24"/>
          <w:lang w:val="en-CA"/>
        </w:rPr>
        <w:t xml:space="preserve">behavioural “boundary effects” in temporal memory </w:t>
      </w:r>
      <w:r w:rsidR="00366E28">
        <w:rPr>
          <w:rFonts w:ascii="Times New Roman" w:hAnsi="Times New Roman" w:cs="Times New Roman"/>
          <w:bCs/>
          <w:sz w:val="24"/>
          <w:szCs w:val="24"/>
          <w:lang w:val="en-CA"/>
        </w:rPr>
        <w:t>cannot</w:t>
      </w:r>
      <w:r w:rsidR="00D9479E">
        <w:rPr>
          <w:rFonts w:ascii="Times New Roman" w:hAnsi="Times New Roman" w:cs="Times New Roman" w:hint="eastAsia"/>
          <w:bCs/>
          <w:sz w:val="24"/>
          <w:szCs w:val="24"/>
          <w:lang w:val="en-CA" w:eastAsia="zh-CN"/>
        </w:rPr>
        <w:t xml:space="preserve"> </w:t>
      </w:r>
      <w:r w:rsidRPr="003523E9">
        <w:rPr>
          <w:rFonts w:ascii="Times New Roman" w:hAnsi="Times New Roman" w:cs="Times New Roman"/>
          <w:bCs/>
          <w:sz w:val="24"/>
          <w:szCs w:val="24"/>
          <w:lang w:val="en-CA"/>
        </w:rPr>
        <w:t xml:space="preserve">be attributed </w:t>
      </w:r>
      <w:r w:rsidR="00366E28">
        <w:rPr>
          <w:rFonts w:ascii="Times New Roman" w:hAnsi="Times New Roman" w:cs="Times New Roman"/>
          <w:bCs/>
          <w:sz w:val="24"/>
          <w:szCs w:val="24"/>
          <w:lang w:val="en-CA"/>
        </w:rPr>
        <w:t xml:space="preserve">solely </w:t>
      </w:r>
      <w:r w:rsidRPr="003523E9">
        <w:rPr>
          <w:rFonts w:ascii="Times New Roman" w:hAnsi="Times New Roman" w:cs="Times New Roman"/>
          <w:bCs/>
          <w:sz w:val="24"/>
          <w:szCs w:val="24"/>
          <w:lang w:val="en-CA"/>
        </w:rPr>
        <w:t>to segmentation processes at encoding.</w:t>
      </w:r>
    </w:p>
    <w:p w14:paraId="693E972A" w14:textId="77777777" w:rsidR="00B17D16" w:rsidRDefault="00B17D16" w:rsidP="000E4B7C">
      <w:pPr>
        <w:rPr>
          <w:rFonts w:ascii="Times New Roman" w:hAnsi="Times New Roman" w:cs="Times New Roman"/>
          <w:bCs/>
          <w:sz w:val="24"/>
          <w:szCs w:val="24"/>
          <w:lang w:val="en-CA"/>
        </w:rPr>
      </w:pPr>
    </w:p>
    <w:p w14:paraId="693C4581" w14:textId="40B1FBFF" w:rsidR="00B17D16" w:rsidRPr="00172AC8" w:rsidRDefault="00B17D16" w:rsidP="000E4B7C">
      <w:pPr>
        <w:rPr>
          <w:rFonts w:ascii="Times New Roman" w:hAnsi="Times New Roman" w:cs="Times New Roman"/>
          <w:bCs/>
          <w:i/>
          <w:iCs/>
          <w:sz w:val="24"/>
          <w:szCs w:val="24"/>
          <w:lang w:val="en-CA"/>
        </w:rPr>
      </w:pPr>
      <w:r>
        <w:rPr>
          <w:rFonts w:ascii="Times New Roman" w:hAnsi="Times New Roman" w:cs="Times New Roman"/>
          <w:bCs/>
          <w:sz w:val="24"/>
          <w:szCs w:val="24"/>
          <w:lang w:val="en-CA"/>
        </w:rPr>
        <w:tab/>
      </w:r>
      <w:r w:rsidRPr="00172AC8">
        <w:rPr>
          <w:rFonts w:ascii="Times New Roman" w:hAnsi="Times New Roman" w:cs="Times New Roman"/>
          <w:bCs/>
          <w:i/>
          <w:iCs/>
          <w:sz w:val="24"/>
          <w:szCs w:val="24"/>
          <w:lang w:val="en-CA"/>
        </w:rPr>
        <w:t>Factors that govern the magnitude and direction of temporal order memory</w:t>
      </w:r>
    </w:p>
    <w:p w14:paraId="5013ECB9" w14:textId="391474B1" w:rsidR="00ED3470" w:rsidRDefault="000E4B7C" w:rsidP="00A60900">
      <w:pPr>
        <w:rPr>
          <w:rFonts w:ascii="Times New Roman" w:hAnsi="Times New Roman" w:cs="Times New Roman"/>
          <w:bCs/>
          <w:sz w:val="24"/>
          <w:szCs w:val="24"/>
          <w:lang w:val="en-CA"/>
        </w:rPr>
      </w:pPr>
      <w:r>
        <w:rPr>
          <w:rFonts w:ascii="Times New Roman" w:hAnsi="Times New Roman" w:cs="Times New Roman"/>
          <w:bCs/>
          <w:i/>
          <w:iCs/>
          <w:sz w:val="24"/>
          <w:szCs w:val="24"/>
          <w:lang w:val="en-CA"/>
        </w:rPr>
        <w:tab/>
      </w:r>
      <w:r w:rsidR="00A60900" w:rsidRPr="003523E9">
        <w:rPr>
          <w:rFonts w:ascii="Times New Roman" w:hAnsi="Times New Roman" w:cs="Times New Roman"/>
          <w:bCs/>
          <w:sz w:val="24"/>
          <w:szCs w:val="24"/>
          <w:lang w:val="en-CA"/>
        </w:rPr>
        <w:t xml:space="preserve">Experiment 1 conceptually replicated </w:t>
      </w:r>
      <w:r w:rsidR="00A60900">
        <w:rPr>
          <w:rFonts w:ascii="Times New Roman" w:hAnsi="Times New Roman" w:cs="Times New Roman"/>
          <w:bCs/>
          <w:sz w:val="24"/>
          <w:szCs w:val="24"/>
          <w:lang w:val="en-CA"/>
        </w:rPr>
        <w:t xml:space="preserve">and extended </w:t>
      </w:r>
      <w:r w:rsidR="00A60900" w:rsidRPr="003523E9">
        <w:rPr>
          <w:rFonts w:ascii="Times New Roman" w:hAnsi="Times New Roman" w:cs="Times New Roman"/>
          <w:bCs/>
          <w:sz w:val="24"/>
          <w:szCs w:val="24"/>
          <w:lang w:val="en-CA"/>
        </w:rPr>
        <w:t>prior work using distinctive, non-repeating contexts and context-specific encoding questions intended to encourage rich item</w:t>
      </w:r>
      <w:r w:rsidR="00A60900">
        <w:rPr>
          <w:rFonts w:ascii="Times New Roman" w:hAnsi="Times New Roman" w:cs="Times New Roman"/>
          <w:bCs/>
          <w:sz w:val="24"/>
          <w:szCs w:val="24"/>
          <w:lang w:val="en-CA"/>
        </w:rPr>
        <w:t>-</w:t>
      </w:r>
      <w:r w:rsidR="00A60900" w:rsidRPr="003523E9">
        <w:rPr>
          <w:rFonts w:ascii="Times New Roman" w:hAnsi="Times New Roman" w:cs="Times New Roman"/>
          <w:bCs/>
          <w:sz w:val="24"/>
          <w:szCs w:val="24"/>
          <w:lang w:val="en-CA"/>
        </w:rPr>
        <w:t>context associations</w:t>
      </w:r>
      <w:r w:rsidR="00366E28">
        <w:rPr>
          <w:rFonts w:ascii="Times New Roman" w:hAnsi="Times New Roman" w:cs="Times New Roman"/>
          <w:bCs/>
          <w:sz w:val="24"/>
          <w:szCs w:val="24"/>
          <w:lang w:val="en-CA"/>
        </w:rPr>
        <w:t xml:space="preserve"> (Wen &amp; Egner, 2022)</w:t>
      </w:r>
      <w:r w:rsidR="00A60900" w:rsidRPr="003523E9">
        <w:rPr>
          <w:rFonts w:ascii="Times New Roman" w:hAnsi="Times New Roman" w:cs="Times New Roman"/>
          <w:bCs/>
          <w:sz w:val="24"/>
          <w:szCs w:val="24"/>
          <w:lang w:val="en-CA"/>
        </w:rPr>
        <w:t xml:space="preserve">. </w:t>
      </w:r>
      <w:r w:rsidR="00366E28">
        <w:rPr>
          <w:rFonts w:ascii="Times New Roman" w:hAnsi="Times New Roman" w:cs="Times New Roman"/>
          <w:bCs/>
          <w:sz w:val="24"/>
          <w:szCs w:val="24"/>
          <w:lang w:val="en-CA"/>
        </w:rPr>
        <w:t xml:space="preserve">We used even more distinctive and unique event contexts and a more realistic cover story, inviting participants to imagine that they encounter objects within rooms of various attractions. </w:t>
      </w:r>
      <w:r w:rsidR="00A60900" w:rsidRPr="003523E9">
        <w:rPr>
          <w:rFonts w:ascii="Times New Roman" w:hAnsi="Times New Roman" w:cs="Times New Roman"/>
          <w:bCs/>
          <w:sz w:val="24"/>
          <w:szCs w:val="24"/>
          <w:lang w:val="en-CA"/>
        </w:rPr>
        <w:t xml:space="preserve">Despite this increased ecological </w:t>
      </w:r>
      <w:r w:rsidR="00A60900">
        <w:rPr>
          <w:rFonts w:ascii="Times New Roman" w:hAnsi="Times New Roman" w:cs="Times New Roman"/>
          <w:bCs/>
          <w:sz w:val="24"/>
          <w:szCs w:val="24"/>
          <w:lang w:val="en-CA"/>
        </w:rPr>
        <w:t>validity</w:t>
      </w:r>
      <w:r w:rsidR="00A60900" w:rsidRPr="003523E9">
        <w:rPr>
          <w:rFonts w:ascii="Times New Roman" w:hAnsi="Times New Roman" w:cs="Times New Roman"/>
          <w:bCs/>
          <w:sz w:val="24"/>
          <w:szCs w:val="24"/>
          <w:lang w:val="en-CA"/>
        </w:rPr>
        <w:t xml:space="preserve">, we </w:t>
      </w:r>
      <w:r w:rsidR="00A60900" w:rsidRPr="003523E9">
        <w:rPr>
          <w:rFonts w:ascii="Times New Roman" w:hAnsi="Times New Roman" w:cs="Times New Roman"/>
          <w:bCs/>
          <w:sz w:val="24"/>
          <w:szCs w:val="24"/>
          <w:lang w:val="en-CA"/>
        </w:rPr>
        <w:lastRenderedPageBreak/>
        <w:t xml:space="preserve">observed the classic </w:t>
      </w:r>
      <w:r w:rsidR="0033467C" w:rsidRPr="0046709C">
        <w:rPr>
          <w:rFonts w:ascii="Times New Roman" w:hAnsi="Times New Roman" w:cs="Times New Roman"/>
          <w:sz w:val="24"/>
          <w:szCs w:val="24"/>
        </w:rPr>
        <w:t>within-</w:t>
      </w:r>
      <w:r w:rsidR="0033467C">
        <w:rPr>
          <w:rFonts w:ascii="Times New Roman" w:hAnsi="Times New Roman" w:cs="Times New Roman" w:hint="eastAsia"/>
          <w:iCs/>
          <w:sz w:val="24"/>
          <w:szCs w:val="24"/>
          <w:lang w:eastAsia="zh-CN"/>
        </w:rPr>
        <w:t>event</w:t>
      </w:r>
      <w:r w:rsidR="0033467C" w:rsidRPr="003523E9">
        <w:rPr>
          <w:rFonts w:ascii="Times New Roman" w:hAnsi="Times New Roman" w:cs="Times New Roman"/>
          <w:bCs/>
          <w:sz w:val="24"/>
          <w:szCs w:val="24"/>
          <w:lang w:val="en-CA"/>
        </w:rPr>
        <w:t xml:space="preserve"> </w:t>
      </w:r>
      <w:r w:rsidR="00A60900" w:rsidRPr="003523E9">
        <w:rPr>
          <w:rFonts w:ascii="Times New Roman" w:hAnsi="Times New Roman" w:cs="Times New Roman"/>
          <w:bCs/>
          <w:sz w:val="24"/>
          <w:szCs w:val="24"/>
          <w:lang w:val="en-CA"/>
        </w:rPr>
        <w:t xml:space="preserve">advantage in temporal order memory in both the context-present and context-absent conditions. </w:t>
      </w:r>
      <w:r w:rsidR="003218B0">
        <w:rPr>
          <w:rFonts w:ascii="Times New Roman" w:hAnsi="Times New Roman" w:cs="Times New Roman"/>
          <w:bCs/>
          <w:sz w:val="24"/>
          <w:szCs w:val="24"/>
          <w:lang w:val="en-CA"/>
        </w:rPr>
        <w:t xml:space="preserve">While this finding aligns with the majority of the literature to date, our finding </w:t>
      </w:r>
      <w:r w:rsidR="00A60900" w:rsidRPr="003523E9">
        <w:rPr>
          <w:rFonts w:ascii="Times New Roman" w:hAnsi="Times New Roman" w:cs="Times New Roman"/>
          <w:bCs/>
          <w:sz w:val="24"/>
          <w:szCs w:val="24"/>
          <w:lang w:val="en-CA"/>
        </w:rPr>
        <w:t xml:space="preserve"> challenges </w:t>
      </w:r>
      <w:commentRangeStart w:id="52"/>
      <w:r w:rsidR="00A60900" w:rsidRPr="003523E9">
        <w:rPr>
          <w:rFonts w:ascii="Times New Roman" w:hAnsi="Times New Roman" w:cs="Times New Roman"/>
          <w:bCs/>
          <w:sz w:val="24"/>
          <w:szCs w:val="24"/>
          <w:lang w:val="en-CA"/>
        </w:rPr>
        <w:t>the claim</w:t>
      </w:r>
      <w:commentRangeEnd w:id="52"/>
      <w:r w:rsidR="003218B0" w:rsidRPr="003523E9">
        <w:rPr>
          <w:rStyle w:val="CommentReference"/>
          <w:rFonts w:ascii="Times New Roman" w:hAnsi="Times New Roman" w:cs="Times New Roman"/>
          <w:bCs/>
          <w:sz w:val="24"/>
          <w:szCs w:val="24"/>
          <w:lang w:val="en-CA"/>
        </w:rPr>
        <w:commentReference w:id="52"/>
      </w:r>
      <w:r w:rsidR="00A60900" w:rsidRPr="003523E9">
        <w:rPr>
          <w:rFonts w:ascii="Times New Roman" w:hAnsi="Times New Roman" w:cs="Times New Roman"/>
          <w:bCs/>
          <w:sz w:val="24"/>
          <w:szCs w:val="24"/>
          <w:lang w:val="en-CA"/>
        </w:rPr>
        <w:t xml:space="preserve"> that providing distinctive, unique contextual information at retrieval is sufficient to reverse the classic boundary effect</w:t>
      </w:r>
      <w:r w:rsidR="00A60900">
        <w:rPr>
          <w:rFonts w:ascii="Times New Roman" w:hAnsi="Times New Roman" w:cs="Times New Roman"/>
          <w:bCs/>
          <w:sz w:val="24"/>
          <w:szCs w:val="24"/>
          <w:lang w:val="en-CA"/>
        </w:rPr>
        <w:t xml:space="preserve"> </w:t>
      </w:r>
      <w:r w:rsidR="00A60900">
        <w:rPr>
          <w:rFonts w:ascii="Times New Roman" w:hAnsi="Times New Roman" w:cs="Times New Roman"/>
          <w:bCs/>
          <w:sz w:val="24"/>
          <w:szCs w:val="24"/>
          <w:lang w:val="en-CA"/>
        </w:rPr>
        <w:fldChar w:fldCharType="begin"/>
      </w:r>
      <w:r w:rsidR="00A60900">
        <w:rPr>
          <w:rFonts w:ascii="Times New Roman" w:hAnsi="Times New Roman" w:cs="Times New Roman"/>
          <w:bCs/>
          <w:sz w:val="24"/>
          <w:szCs w:val="24"/>
          <w:lang w:val="en-CA"/>
        </w:rPr>
        <w:instrText xml:space="preserve"> ADDIN ZOTERO_ITEM CSL_CITATION {"citationID":"9HKAWBQF","properties":{"formattedCitation":"(Wen &amp; Egner, 2022)","plainCitation":"(Wen &amp; Egner, 2022)","noteIndex":0},"citationItems":[{"id":7,"uris":["http://zotero.org/users/local/9ow2ppoL/items/DD3I7SJF"],"itemData":{"id":7,"type":"article-journal","container-title":"Cognition","DOI":"10.1016/j.cognition.2022.105145","ISSN":"00100277","journalAbbreviation":"Cognition","language":"en","page":"105145","source":"DOI.org (Crossref)","title":"Retrieval context determines whether event boundaries impair or enhance temporal order memory","volume":"225","author":[{"family":"Wen","given":"Tanya"},{"family":"Egner","given":"Tobias"}],"issued":{"date-parts":[["2022",8]]}}}],"schema":"https://github.com/citation-style-language/schema/raw/master/csl-citation.json"} </w:instrText>
      </w:r>
      <w:r w:rsidR="00A60900">
        <w:rPr>
          <w:rFonts w:ascii="Times New Roman" w:hAnsi="Times New Roman" w:cs="Times New Roman"/>
          <w:bCs/>
          <w:sz w:val="24"/>
          <w:szCs w:val="24"/>
          <w:lang w:val="en-CA"/>
        </w:rPr>
        <w:fldChar w:fldCharType="separate"/>
      </w:r>
      <w:r w:rsidR="00A60900">
        <w:rPr>
          <w:rFonts w:ascii="Times New Roman" w:hAnsi="Times New Roman" w:cs="Times New Roman"/>
          <w:bCs/>
          <w:noProof/>
          <w:sz w:val="24"/>
          <w:szCs w:val="24"/>
          <w:lang w:val="en-CA"/>
        </w:rPr>
        <w:t>(Wen &amp; Egner, 2022)</w:t>
      </w:r>
      <w:r w:rsidR="00A60900">
        <w:rPr>
          <w:rFonts w:ascii="Times New Roman" w:hAnsi="Times New Roman" w:cs="Times New Roman"/>
          <w:bCs/>
          <w:sz w:val="24"/>
          <w:szCs w:val="24"/>
          <w:lang w:val="en-CA"/>
        </w:rPr>
        <w:fldChar w:fldCharType="end"/>
      </w:r>
      <w:r w:rsidR="00A60900">
        <w:rPr>
          <w:rFonts w:ascii="Times New Roman" w:hAnsi="Times New Roman" w:cs="Times New Roman"/>
          <w:bCs/>
          <w:sz w:val="24"/>
          <w:szCs w:val="24"/>
          <w:lang w:val="en-CA"/>
        </w:rPr>
        <w:t xml:space="preserve">. </w:t>
      </w:r>
      <w:r w:rsidR="00A60900" w:rsidRPr="003523E9">
        <w:rPr>
          <w:rFonts w:ascii="Times New Roman" w:hAnsi="Times New Roman" w:cs="Times New Roman"/>
          <w:bCs/>
          <w:sz w:val="24"/>
          <w:szCs w:val="24"/>
          <w:lang w:val="en-CA"/>
        </w:rPr>
        <w:t xml:space="preserve">At the same time, </w:t>
      </w:r>
      <w:r w:rsidR="003218B0">
        <w:rPr>
          <w:rFonts w:ascii="Times New Roman" w:hAnsi="Times New Roman" w:cs="Times New Roman"/>
          <w:bCs/>
          <w:sz w:val="24"/>
          <w:szCs w:val="24"/>
          <w:lang w:val="en-CA"/>
        </w:rPr>
        <w:t>our results supported the broader suggestion of Wen and Egner, because we also observed important effects of retrieval on behavioural markers of event boundaries. C</w:t>
      </w:r>
      <w:r w:rsidR="00A60900" w:rsidRPr="003523E9">
        <w:rPr>
          <w:rFonts w:ascii="Times New Roman" w:hAnsi="Times New Roman" w:cs="Times New Roman"/>
          <w:bCs/>
          <w:sz w:val="24"/>
          <w:szCs w:val="24"/>
          <w:lang w:val="en-CA"/>
        </w:rPr>
        <w:t>ontext availability at retrieval reliably modulated the magnitude of the</w:t>
      </w:r>
      <w:r w:rsidR="00236CF2">
        <w:rPr>
          <w:rFonts w:ascii="Times New Roman" w:hAnsi="Times New Roman" w:cs="Times New Roman"/>
          <w:bCs/>
          <w:sz w:val="24"/>
          <w:szCs w:val="24"/>
          <w:lang w:val="en-CA"/>
        </w:rPr>
        <w:t>ir</w:t>
      </w:r>
      <w:r w:rsidR="00A60900" w:rsidRPr="003523E9">
        <w:rPr>
          <w:rFonts w:ascii="Times New Roman" w:hAnsi="Times New Roman" w:cs="Times New Roman"/>
          <w:bCs/>
          <w:sz w:val="24"/>
          <w:szCs w:val="24"/>
          <w:lang w:val="en-CA"/>
        </w:rPr>
        <w:t xml:space="preserve"> </w:t>
      </w:r>
      <w:r w:rsidR="00236CF2">
        <w:rPr>
          <w:rFonts w:ascii="Times New Roman" w:hAnsi="Times New Roman" w:cs="Times New Roman"/>
          <w:bCs/>
          <w:sz w:val="24"/>
          <w:szCs w:val="24"/>
          <w:lang w:val="en-CA"/>
        </w:rPr>
        <w:t xml:space="preserve">temporal memory </w:t>
      </w:r>
      <w:r w:rsidR="00A60900" w:rsidRPr="003523E9">
        <w:rPr>
          <w:rFonts w:ascii="Times New Roman" w:hAnsi="Times New Roman" w:cs="Times New Roman"/>
          <w:bCs/>
          <w:sz w:val="24"/>
          <w:szCs w:val="24"/>
          <w:lang w:val="en-CA"/>
        </w:rPr>
        <w:t>effect</w:t>
      </w:r>
      <w:r w:rsidR="003218B0">
        <w:rPr>
          <w:rFonts w:ascii="Times New Roman" w:hAnsi="Times New Roman" w:cs="Times New Roman"/>
          <w:bCs/>
          <w:sz w:val="24"/>
          <w:szCs w:val="24"/>
          <w:lang w:val="en-CA"/>
        </w:rPr>
        <w:t>s</w:t>
      </w:r>
      <w:r w:rsidR="00A60900" w:rsidRPr="003523E9">
        <w:rPr>
          <w:rFonts w:ascii="Times New Roman" w:hAnsi="Times New Roman" w:cs="Times New Roman"/>
          <w:bCs/>
          <w:sz w:val="24"/>
          <w:szCs w:val="24"/>
          <w:lang w:val="en-CA"/>
        </w:rPr>
        <w:t xml:space="preserve">: when contextual information was present at test, </w:t>
      </w:r>
      <w:r w:rsidR="003218B0">
        <w:rPr>
          <w:rFonts w:ascii="Times New Roman" w:hAnsi="Times New Roman" w:cs="Times New Roman"/>
          <w:bCs/>
          <w:sz w:val="24"/>
          <w:szCs w:val="24"/>
          <w:lang w:val="en-CA"/>
        </w:rPr>
        <w:t xml:space="preserve">temporal order memory accuracy </w:t>
      </w:r>
      <w:r w:rsidR="00A60900" w:rsidRPr="003523E9">
        <w:rPr>
          <w:rFonts w:ascii="Times New Roman" w:hAnsi="Times New Roman" w:cs="Times New Roman"/>
          <w:bCs/>
          <w:sz w:val="24"/>
          <w:szCs w:val="24"/>
          <w:lang w:val="en-CA"/>
        </w:rPr>
        <w:t xml:space="preserve">on cross-boundary trials improved relative to the context-absent condition, </w:t>
      </w:r>
      <w:r w:rsidR="003218B0">
        <w:rPr>
          <w:rFonts w:ascii="Times New Roman" w:hAnsi="Times New Roman" w:cs="Times New Roman"/>
          <w:bCs/>
          <w:sz w:val="24"/>
          <w:szCs w:val="24"/>
          <w:lang w:val="en-CA"/>
        </w:rPr>
        <w:t>decreas</w:t>
      </w:r>
      <w:r w:rsidR="00A60900" w:rsidRPr="003523E9">
        <w:rPr>
          <w:rFonts w:ascii="Times New Roman" w:hAnsi="Times New Roman" w:cs="Times New Roman"/>
          <w:bCs/>
          <w:sz w:val="24"/>
          <w:szCs w:val="24"/>
          <w:lang w:val="en-CA"/>
        </w:rPr>
        <w:t xml:space="preserve">ing the </w:t>
      </w:r>
      <w:r w:rsidR="0033467C" w:rsidRPr="0046709C">
        <w:rPr>
          <w:rFonts w:ascii="Times New Roman" w:hAnsi="Times New Roman" w:cs="Times New Roman"/>
          <w:sz w:val="24"/>
          <w:szCs w:val="24"/>
        </w:rPr>
        <w:t>within-</w:t>
      </w:r>
      <w:r w:rsidR="0033467C">
        <w:rPr>
          <w:rFonts w:ascii="Times New Roman" w:hAnsi="Times New Roman" w:cs="Times New Roman" w:hint="eastAsia"/>
          <w:iCs/>
          <w:sz w:val="24"/>
          <w:szCs w:val="24"/>
          <w:lang w:eastAsia="zh-CN"/>
        </w:rPr>
        <w:t>event</w:t>
      </w:r>
      <w:r w:rsidR="0033467C" w:rsidRPr="003523E9">
        <w:rPr>
          <w:rFonts w:ascii="Times New Roman" w:hAnsi="Times New Roman" w:cs="Times New Roman"/>
          <w:bCs/>
          <w:sz w:val="24"/>
          <w:szCs w:val="24"/>
          <w:lang w:val="en-CA"/>
        </w:rPr>
        <w:t xml:space="preserve"> </w:t>
      </w:r>
      <w:r w:rsidR="00A60900" w:rsidRPr="003523E9">
        <w:rPr>
          <w:rFonts w:ascii="Times New Roman" w:hAnsi="Times New Roman" w:cs="Times New Roman"/>
          <w:bCs/>
          <w:sz w:val="24"/>
          <w:szCs w:val="24"/>
          <w:lang w:val="en-CA"/>
        </w:rPr>
        <w:t xml:space="preserve">advantage. </w:t>
      </w:r>
      <w:r w:rsidR="00236CF2">
        <w:rPr>
          <w:rFonts w:ascii="Times New Roman" w:hAnsi="Times New Roman" w:cs="Times New Roman"/>
          <w:bCs/>
          <w:sz w:val="24"/>
          <w:szCs w:val="24"/>
          <w:lang w:val="en-CA"/>
        </w:rPr>
        <w:t>Additionally, t</w:t>
      </w:r>
      <w:r w:rsidR="00A60900" w:rsidRPr="003523E9">
        <w:rPr>
          <w:rFonts w:ascii="Times New Roman" w:hAnsi="Times New Roman" w:cs="Times New Roman"/>
          <w:bCs/>
          <w:sz w:val="24"/>
          <w:szCs w:val="24"/>
          <w:lang w:val="en-CA"/>
        </w:rPr>
        <w:t xml:space="preserve">emporal order memory was higher when participants remembered more of the contexts associated with tested items, </w:t>
      </w:r>
      <w:r w:rsidR="00A60900">
        <w:rPr>
          <w:rFonts w:ascii="Times New Roman" w:hAnsi="Times New Roman" w:cs="Times New Roman"/>
          <w:bCs/>
          <w:sz w:val="24"/>
          <w:szCs w:val="24"/>
          <w:lang w:val="en-CA"/>
        </w:rPr>
        <w:t>su</w:t>
      </w:r>
      <w:r w:rsidR="00366E28">
        <w:rPr>
          <w:rFonts w:ascii="Times New Roman" w:hAnsi="Times New Roman" w:cs="Times New Roman"/>
          <w:bCs/>
          <w:sz w:val="24"/>
          <w:szCs w:val="24"/>
          <w:lang w:val="en-CA"/>
        </w:rPr>
        <w:t>ggesting</w:t>
      </w:r>
      <w:r w:rsidR="00A60900" w:rsidRPr="003523E9">
        <w:rPr>
          <w:rFonts w:ascii="Times New Roman" w:hAnsi="Times New Roman" w:cs="Times New Roman"/>
          <w:bCs/>
          <w:sz w:val="24"/>
          <w:szCs w:val="24"/>
          <w:lang w:val="en-CA"/>
        </w:rPr>
        <w:t xml:space="preserve"> that retrieval of item</w:t>
      </w:r>
      <w:r w:rsidR="00A60900">
        <w:rPr>
          <w:rFonts w:ascii="Times New Roman" w:hAnsi="Times New Roman" w:cs="Times New Roman"/>
          <w:bCs/>
          <w:sz w:val="24"/>
          <w:szCs w:val="24"/>
          <w:lang w:val="en-CA"/>
        </w:rPr>
        <w:t>-</w:t>
      </w:r>
      <w:r w:rsidR="00A60900" w:rsidRPr="003523E9">
        <w:rPr>
          <w:rFonts w:ascii="Times New Roman" w:hAnsi="Times New Roman" w:cs="Times New Roman"/>
          <w:bCs/>
          <w:sz w:val="24"/>
          <w:szCs w:val="24"/>
          <w:lang w:val="en-CA"/>
        </w:rPr>
        <w:t xml:space="preserve">context bindings </w:t>
      </w:r>
      <w:r w:rsidR="00A60900">
        <w:rPr>
          <w:rFonts w:ascii="Times New Roman" w:hAnsi="Times New Roman" w:cs="Times New Roman"/>
          <w:bCs/>
          <w:sz w:val="24"/>
          <w:szCs w:val="24"/>
          <w:lang w:val="en-CA"/>
        </w:rPr>
        <w:t>provide cue for making temporal inference.</w:t>
      </w:r>
      <w:r w:rsidR="003218B0">
        <w:rPr>
          <w:rFonts w:ascii="Times New Roman" w:hAnsi="Times New Roman" w:cs="Times New Roman"/>
          <w:bCs/>
          <w:sz w:val="24"/>
          <w:szCs w:val="24"/>
          <w:lang w:val="en-CA"/>
        </w:rPr>
        <w:t xml:space="preserve"> </w:t>
      </w:r>
      <w:r w:rsidR="00A60900" w:rsidRPr="003523E9">
        <w:rPr>
          <w:rFonts w:ascii="Times New Roman" w:hAnsi="Times New Roman" w:cs="Times New Roman"/>
          <w:bCs/>
          <w:sz w:val="24"/>
          <w:szCs w:val="24"/>
          <w:lang w:val="en-CA"/>
        </w:rPr>
        <w:t xml:space="preserve">This raised the possibility that context </w:t>
      </w:r>
      <w:r w:rsidR="00A60900">
        <w:rPr>
          <w:rFonts w:ascii="Times New Roman" w:hAnsi="Times New Roman" w:cs="Times New Roman"/>
          <w:bCs/>
          <w:sz w:val="24"/>
          <w:szCs w:val="24"/>
          <w:lang w:val="en-CA"/>
        </w:rPr>
        <w:t xml:space="preserve">reinstatement at retrieval </w:t>
      </w:r>
      <w:r w:rsidR="00A60900" w:rsidRPr="003523E9">
        <w:rPr>
          <w:rFonts w:ascii="Times New Roman" w:hAnsi="Times New Roman" w:cs="Times New Roman"/>
          <w:bCs/>
          <w:sz w:val="24"/>
          <w:szCs w:val="24"/>
          <w:lang w:val="en-CA"/>
        </w:rPr>
        <w:t>would be most beneficial when participants can also remember how those contexts were ordered within the studied sequence.</w:t>
      </w:r>
      <w:r w:rsidR="003218B0">
        <w:rPr>
          <w:rFonts w:ascii="Times New Roman" w:hAnsi="Times New Roman" w:cs="Times New Roman"/>
          <w:bCs/>
          <w:sz w:val="24"/>
          <w:szCs w:val="24"/>
          <w:lang w:val="en-CA"/>
        </w:rPr>
        <w:t xml:space="preserve"> </w:t>
      </w:r>
    </w:p>
    <w:p w14:paraId="42A00035" w14:textId="1F97EF13" w:rsidR="00C116A4" w:rsidRDefault="00ED3470" w:rsidP="00ED3470">
      <w:pPr>
        <w:rPr>
          <w:rFonts w:ascii="Times New Roman" w:hAnsi="Times New Roman" w:cs="Times New Roman"/>
          <w:bCs/>
          <w:sz w:val="24"/>
          <w:szCs w:val="24"/>
          <w:lang w:val="en-CA"/>
        </w:rPr>
      </w:pPr>
      <w:r>
        <w:rPr>
          <w:rFonts w:ascii="Times New Roman" w:hAnsi="Times New Roman" w:cs="Times New Roman"/>
          <w:bCs/>
          <w:sz w:val="24"/>
          <w:szCs w:val="24"/>
          <w:lang w:val="en-CA"/>
        </w:rPr>
        <w:tab/>
      </w:r>
      <w:r w:rsidRPr="00ED3470">
        <w:rPr>
          <w:rFonts w:ascii="Times New Roman" w:hAnsi="Times New Roman" w:cs="Times New Roman"/>
          <w:bCs/>
          <w:sz w:val="24"/>
          <w:szCs w:val="24"/>
          <w:lang w:val="en-CA"/>
        </w:rPr>
        <w:t>Experiment 2 further examined the joint contribution of item</w:t>
      </w:r>
      <w:r w:rsidR="00055FFF">
        <w:rPr>
          <w:rFonts w:ascii="Times New Roman" w:hAnsi="Times New Roman" w:cs="Times New Roman"/>
          <w:bCs/>
          <w:sz w:val="24"/>
          <w:szCs w:val="24"/>
          <w:lang w:val="en-CA"/>
        </w:rPr>
        <w:t>-</w:t>
      </w:r>
      <w:r w:rsidRPr="00ED3470">
        <w:rPr>
          <w:rFonts w:ascii="Times New Roman" w:hAnsi="Times New Roman" w:cs="Times New Roman"/>
          <w:bCs/>
          <w:sz w:val="24"/>
          <w:szCs w:val="24"/>
          <w:lang w:val="en-CA"/>
        </w:rPr>
        <w:t>context associations and context order memory by removing contextual cues at test. The results showed that item</w:t>
      </w:r>
      <w:r w:rsidR="00603DD1">
        <w:rPr>
          <w:rFonts w:ascii="Times New Roman" w:hAnsi="Times New Roman" w:cs="Times New Roman"/>
          <w:bCs/>
          <w:sz w:val="24"/>
          <w:szCs w:val="24"/>
          <w:lang w:val="en-CA"/>
        </w:rPr>
        <w:t>-</w:t>
      </w:r>
      <w:r w:rsidRPr="00ED3470">
        <w:rPr>
          <w:rFonts w:ascii="Times New Roman" w:hAnsi="Times New Roman" w:cs="Times New Roman"/>
          <w:bCs/>
          <w:sz w:val="24"/>
          <w:szCs w:val="24"/>
          <w:lang w:val="en-CA"/>
        </w:rPr>
        <w:t xml:space="preserve">context memory supported temporal order judgments only when participants also remembered the order of the </w:t>
      </w:r>
      <w:r w:rsidR="00236CF2">
        <w:rPr>
          <w:rFonts w:ascii="Times New Roman" w:hAnsi="Times New Roman" w:cs="Times New Roman"/>
          <w:bCs/>
          <w:sz w:val="24"/>
          <w:szCs w:val="24"/>
          <w:lang w:val="en-CA"/>
        </w:rPr>
        <w:t>events within which the items were encoded</w:t>
      </w:r>
      <w:r w:rsidRPr="00ED3470">
        <w:rPr>
          <w:rFonts w:ascii="Times New Roman" w:hAnsi="Times New Roman" w:cs="Times New Roman"/>
          <w:bCs/>
          <w:sz w:val="24"/>
          <w:szCs w:val="24"/>
          <w:lang w:val="en-CA"/>
        </w:rPr>
        <w:t xml:space="preserve">. When </w:t>
      </w:r>
      <w:r w:rsidR="00236CF2">
        <w:rPr>
          <w:rFonts w:ascii="Times New Roman" w:hAnsi="Times New Roman" w:cs="Times New Roman"/>
          <w:bCs/>
          <w:sz w:val="24"/>
          <w:szCs w:val="24"/>
          <w:lang w:val="en-CA"/>
        </w:rPr>
        <w:t>event</w:t>
      </w:r>
      <w:r w:rsidRPr="00ED3470">
        <w:rPr>
          <w:rFonts w:ascii="Times New Roman" w:hAnsi="Times New Roman" w:cs="Times New Roman"/>
          <w:bCs/>
          <w:sz w:val="24"/>
          <w:szCs w:val="24"/>
          <w:lang w:val="en-CA"/>
        </w:rPr>
        <w:t xml:space="preserve"> order memory was incorrect, temporal order accuracy did not vary with how many item contexts were remembered correctly. When </w:t>
      </w:r>
      <w:r w:rsidR="00236CF2">
        <w:rPr>
          <w:rFonts w:ascii="Times New Roman" w:hAnsi="Times New Roman" w:cs="Times New Roman"/>
          <w:bCs/>
          <w:sz w:val="24"/>
          <w:szCs w:val="24"/>
          <w:lang w:val="en-CA"/>
        </w:rPr>
        <w:t>event</w:t>
      </w:r>
      <w:r w:rsidRPr="00ED3470">
        <w:rPr>
          <w:rFonts w:ascii="Times New Roman" w:hAnsi="Times New Roman" w:cs="Times New Roman"/>
          <w:bCs/>
          <w:sz w:val="24"/>
          <w:szCs w:val="24"/>
          <w:lang w:val="en-CA"/>
        </w:rPr>
        <w:t xml:space="preserve"> order memory was correct, accuracy was highest when participants remembered </w:t>
      </w:r>
      <w:r w:rsidR="00236CF2">
        <w:rPr>
          <w:rFonts w:ascii="Times New Roman" w:hAnsi="Times New Roman" w:cs="Times New Roman"/>
          <w:bCs/>
          <w:sz w:val="24"/>
          <w:szCs w:val="24"/>
          <w:lang w:val="en-CA"/>
        </w:rPr>
        <w:t xml:space="preserve">the source of </w:t>
      </w:r>
      <w:r w:rsidRPr="00ED3470">
        <w:rPr>
          <w:rFonts w:ascii="Times New Roman" w:hAnsi="Times New Roman" w:cs="Times New Roman"/>
          <w:bCs/>
          <w:sz w:val="24"/>
          <w:szCs w:val="24"/>
          <w:lang w:val="en-CA"/>
        </w:rPr>
        <w:t>both items. This suggests that accurate temporal judgments require a correct representation of the sequence</w:t>
      </w:r>
      <w:r w:rsidR="00236CF2">
        <w:rPr>
          <w:rFonts w:ascii="Times New Roman" w:hAnsi="Times New Roman" w:cs="Times New Roman"/>
          <w:bCs/>
          <w:sz w:val="24"/>
          <w:szCs w:val="24"/>
          <w:lang w:val="en-CA"/>
        </w:rPr>
        <w:t xml:space="preserve"> of events</w:t>
      </w:r>
      <w:r w:rsidRPr="00ED3470">
        <w:rPr>
          <w:rFonts w:ascii="Times New Roman" w:hAnsi="Times New Roman" w:cs="Times New Roman"/>
          <w:bCs/>
          <w:sz w:val="24"/>
          <w:szCs w:val="24"/>
          <w:lang w:val="en-CA"/>
        </w:rPr>
        <w:t xml:space="preserve">; when that sequence is misrepresented, reinstating the encoding context provides limited support. Additionally, temporal order </w:t>
      </w:r>
      <w:r w:rsidR="00236CF2">
        <w:rPr>
          <w:rFonts w:ascii="Times New Roman" w:hAnsi="Times New Roman" w:cs="Times New Roman"/>
          <w:bCs/>
          <w:sz w:val="24"/>
          <w:szCs w:val="24"/>
          <w:lang w:val="en-CA"/>
        </w:rPr>
        <w:t>accuracy</w:t>
      </w:r>
      <w:r w:rsidRPr="00ED3470">
        <w:rPr>
          <w:rFonts w:ascii="Times New Roman" w:hAnsi="Times New Roman" w:cs="Times New Roman"/>
          <w:bCs/>
          <w:sz w:val="24"/>
          <w:szCs w:val="24"/>
          <w:lang w:val="en-CA"/>
        </w:rPr>
        <w:t xml:space="preserve"> was higher when participants’ retrieved boundary matched the actual boundary condition, consistent with the view that accurate temporal inference requires retrieving the relevant contexts and that temporal order memory benefits when the reconstructed event structure aligns with the structure at encoding. </w:t>
      </w:r>
    </w:p>
    <w:p w14:paraId="68BCBDAA" w14:textId="18CCE1DF" w:rsidR="000E4B7C" w:rsidRDefault="00A60900" w:rsidP="00236CF2">
      <w:pPr>
        <w:rPr>
          <w:rFonts w:ascii="Times New Roman" w:hAnsi="Times New Roman" w:cs="Times New Roman"/>
          <w:bCs/>
          <w:sz w:val="24"/>
          <w:szCs w:val="24"/>
          <w:lang w:val="en-CA"/>
        </w:rPr>
      </w:pPr>
      <w:r>
        <w:rPr>
          <w:rFonts w:ascii="Times New Roman" w:hAnsi="Times New Roman" w:cs="Times New Roman"/>
          <w:bCs/>
          <w:sz w:val="24"/>
          <w:szCs w:val="24"/>
          <w:lang w:val="en-CA"/>
        </w:rPr>
        <w:tab/>
      </w:r>
      <w:r w:rsidRPr="003523E9">
        <w:rPr>
          <w:rFonts w:ascii="Times New Roman" w:hAnsi="Times New Roman" w:cs="Times New Roman"/>
          <w:bCs/>
          <w:sz w:val="24"/>
          <w:szCs w:val="24"/>
          <w:lang w:val="en-CA"/>
        </w:rPr>
        <w:t xml:space="preserve">Experiment </w:t>
      </w:r>
      <w:r w:rsidR="00090888">
        <w:rPr>
          <w:rFonts w:ascii="Times New Roman" w:hAnsi="Times New Roman" w:cs="Times New Roman"/>
          <w:bCs/>
          <w:sz w:val="24"/>
          <w:szCs w:val="24"/>
          <w:lang w:val="en-CA"/>
        </w:rPr>
        <w:t>3</w:t>
      </w:r>
      <w:r w:rsidRPr="003523E9">
        <w:rPr>
          <w:rFonts w:ascii="Times New Roman" w:hAnsi="Times New Roman" w:cs="Times New Roman"/>
          <w:bCs/>
          <w:sz w:val="24"/>
          <w:szCs w:val="24"/>
          <w:lang w:val="en-CA"/>
        </w:rPr>
        <w:t xml:space="preserve"> </w:t>
      </w:r>
      <w:r w:rsidR="00090888">
        <w:rPr>
          <w:rFonts w:ascii="Times New Roman" w:hAnsi="Times New Roman" w:cs="Times New Roman"/>
          <w:bCs/>
          <w:sz w:val="24"/>
          <w:szCs w:val="24"/>
          <w:lang w:val="en-CA"/>
        </w:rPr>
        <w:t xml:space="preserve">directly </w:t>
      </w:r>
      <w:r w:rsidRPr="003523E9">
        <w:rPr>
          <w:rFonts w:ascii="Times New Roman" w:hAnsi="Times New Roman" w:cs="Times New Roman"/>
          <w:bCs/>
          <w:sz w:val="24"/>
          <w:szCs w:val="24"/>
          <w:lang w:val="en-CA"/>
        </w:rPr>
        <w:t xml:space="preserve">tested the role of context order memory by </w:t>
      </w:r>
      <w:r w:rsidR="00856F3A">
        <w:rPr>
          <w:rFonts w:ascii="Times New Roman" w:hAnsi="Times New Roman" w:cs="Times New Roman"/>
          <w:bCs/>
          <w:sz w:val="24"/>
          <w:szCs w:val="24"/>
          <w:lang w:val="en-CA"/>
        </w:rPr>
        <w:t xml:space="preserve">re-presenting the encoding context at test and </w:t>
      </w:r>
      <w:r w:rsidRPr="003523E9">
        <w:rPr>
          <w:rFonts w:ascii="Times New Roman" w:hAnsi="Times New Roman" w:cs="Times New Roman"/>
          <w:bCs/>
          <w:sz w:val="24"/>
          <w:szCs w:val="24"/>
          <w:lang w:val="en-CA"/>
        </w:rPr>
        <w:t xml:space="preserve">manipulating how easy it was to retrieve the order of </w:t>
      </w:r>
      <w:r w:rsidR="00856F3A">
        <w:rPr>
          <w:rFonts w:ascii="Times New Roman" w:hAnsi="Times New Roman" w:cs="Times New Roman"/>
          <w:bCs/>
          <w:sz w:val="24"/>
          <w:szCs w:val="24"/>
          <w:lang w:val="en-CA"/>
        </w:rPr>
        <w:t>events</w:t>
      </w:r>
      <w:r w:rsidRPr="003523E9">
        <w:rPr>
          <w:rFonts w:ascii="Times New Roman" w:hAnsi="Times New Roman" w:cs="Times New Roman"/>
          <w:bCs/>
          <w:sz w:val="24"/>
          <w:szCs w:val="24"/>
          <w:lang w:val="en-CA"/>
        </w:rPr>
        <w:t xml:space="preserve">. </w:t>
      </w:r>
      <w:r>
        <w:rPr>
          <w:rFonts w:ascii="Times New Roman" w:hAnsi="Times New Roman" w:cs="Times New Roman"/>
          <w:bCs/>
          <w:sz w:val="24"/>
          <w:szCs w:val="24"/>
          <w:lang w:val="en-CA"/>
        </w:rPr>
        <w:t xml:space="preserve">We manipulated the number of </w:t>
      </w:r>
      <w:r w:rsidR="00856F3A">
        <w:rPr>
          <w:rFonts w:ascii="Times New Roman" w:hAnsi="Times New Roman" w:cs="Times New Roman"/>
          <w:bCs/>
          <w:sz w:val="24"/>
          <w:szCs w:val="24"/>
          <w:lang w:val="en-CA"/>
        </w:rPr>
        <w:t>events</w:t>
      </w:r>
      <w:r w:rsidR="002F56F1">
        <w:rPr>
          <w:rFonts w:ascii="Times New Roman" w:hAnsi="Times New Roman" w:cs="Times New Roman"/>
          <w:bCs/>
          <w:sz w:val="24"/>
          <w:szCs w:val="24"/>
          <w:lang w:val="en-CA"/>
        </w:rPr>
        <w:t xml:space="preserve"> </w:t>
      </w:r>
      <w:r>
        <w:rPr>
          <w:rFonts w:ascii="Times New Roman" w:hAnsi="Times New Roman" w:cs="Times New Roman"/>
          <w:bCs/>
          <w:sz w:val="24"/>
          <w:szCs w:val="24"/>
          <w:lang w:val="en-CA"/>
        </w:rPr>
        <w:t xml:space="preserve">per list, assuming that </w:t>
      </w:r>
      <w:r w:rsidR="00856F3A">
        <w:rPr>
          <w:rFonts w:ascii="Times New Roman" w:hAnsi="Times New Roman" w:cs="Times New Roman"/>
          <w:bCs/>
          <w:sz w:val="24"/>
          <w:szCs w:val="24"/>
          <w:lang w:val="en-CA"/>
        </w:rPr>
        <w:t>event</w:t>
      </w:r>
      <w:r>
        <w:rPr>
          <w:rFonts w:ascii="Times New Roman" w:hAnsi="Times New Roman" w:cs="Times New Roman"/>
          <w:bCs/>
          <w:sz w:val="24"/>
          <w:szCs w:val="24"/>
          <w:lang w:val="en-CA"/>
        </w:rPr>
        <w:t xml:space="preserve"> order memory will be better when participants encode three rather than six </w:t>
      </w:r>
      <w:r w:rsidR="00856F3A">
        <w:rPr>
          <w:rFonts w:ascii="Times New Roman" w:hAnsi="Times New Roman" w:cs="Times New Roman"/>
          <w:bCs/>
          <w:sz w:val="24"/>
          <w:szCs w:val="24"/>
          <w:lang w:val="en-CA"/>
        </w:rPr>
        <w:t>events</w:t>
      </w:r>
      <w:del w:id="53" w:author="Qiying Liu" w:date="2026-02-20T22:51:00Z" w16du:dateUtc="2026-02-20T22:51:00Z">
        <w:r w:rsidR="00856F3A" w:rsidDel="0088739C">
          <w:rPr>
            <w:rFonts w:ascii="Times New Roman" w:hAnsi="Times New Roman" w:cs="Times New Roman"/>
            <w:bCs/>
            <w:sz w:val="24"/>
            <w:szCs w:val="24"/>
            <w:lang w:val="en-CA"/>
          </w:rPr>
          <w:delText>, an assumption supported by t</w:delText>
        </w:r>
        <w:commentRangeStart w:id="54"/>
        <w:commentRangeStart w:id="55"/>
        <w:r w:rsidR="00856F3A" w:rsidDel="0088739C">
          <w:rPr>
            <w:rFonts w:ascii="Times New Roman" w:hAnsi="Times New Roman" w:cs="Times New Roman"/>
            <w:bCs/>
            <w:sz w:val="24"/>
            <w:szCs w:val="24"/>
            <w:lang w:val="en-CA"/>
          </w:rPr>
          <w:delText>he data</w:delText>
        </w:r>
      </w:del>
      <w:r>
        <w:rPr>
          <w:rFonts w:ascii="Times New Roman" w:hAnsi="Times New Roman" w:cs="Times New Roman"/>
          <w:bCs/>
          <w:sz w:val="24"/>
          <w:szCs w:val="24"/>
          <w:lang w:val="en-CA"/>
        </w:rPr>
        <w:t xml:space="preserve">. </w:t>
      </w:r>
      <w:commentRangeEnd w:id="54"/>
      <w:r w:rsidR="00856F3A">
        <w:rPr>
          <w:rStyle w:val="CommentReference"/>
          <w:rFonts w:ascii="Times New Roman" w:hAnsi="Times New Roman" w:cs="Times New Roman"/>
          <w:bCs/>
          <w:sz w:val="24"/>
          <w:szCs w:val="24"/>
          <w:lang w:val="en-CA"/>
        </w:rPr>
        <w:commentReference w:id="54"/>
      </w:r>
      <w:commentRangeEnd w:id="55"/>
      <w:r w:rsidR="0088739C">
        <w:rPr>
          <w:rStyle w:val="CommentReference"/>
          <w:rFonts w:ascii="Times New Roman" w:hAnsi="Times New Roman" w:cs="Times New Roman"/>
          <w:bCs/>
          <w:sz w:val="24"/>
          <w:szCs w:val="24"/>
          <w:lang w:val="en-CA"/>
        </w:rPr>
        <w:commentReference w:id="55"/>
      </w:r>
      <w:r w:rsidR="00856F3A">
        <w:rPr>
          <w:rFonts w:ascii="Times New Roman" w:hAnsi="Times New Roman" w:cs="Times New Roman"/>
          <w:bCs/>
          <w:sz w:val="24"/>
          <w:szCs w:val="24"/>
          <w:lang w:val="en-CA"/>
        </w:rPr>
        <w:t xml:space="preserve">In the condition where event order memory was higher, we found a </w:t>
      </w:r>
      <w:r w:rsidRPr="003523E9">
        <w:rPr>
          <w:rFonts w:ascii="Times New Roman" w:hAnsi="Times New Roman" w:cs="Times New Roman"/>
          <w:bCs/>
          <w:sz w:val="24"/>
          <w:szCs w:val="24"/>
          <w:lang w:val="en-CA"/>
        </w:rPr>
        <w:t xml:space="preserve">reversed boundary effect: participants who studied three </w:t>
      </w:r>
      <w:r w:rsidR="00856F3A">
        <w:rPr>
          <w:rFonts w:ascii="Times New Roman" w:hAnsi="Times New Roman" w:cs="Times New Roman"/>
          <w:bCs/>
          <w:sz w:val="24"/>
          <w:szCs w:val="24"/>
          <w:lang w:val="en-CA"/>
        </w:rPr>
        <w:t>events</w:t>
      </w:r>
      <w:r w:rsidR="002F56F1">
        <w:rPr>
          <w:rFonts w:ascii="Times New Roman" w:hAnsi="Times New Roman" w:cs="Times New Roman"/>
          <w:bCs/>
          <w:sz w:val="24"/>
          <w:szCs w:val="24"/>
          <w:lang w:val="en-CA"/>
        </w:rPr>
        <w:t xml:space="preserve"> </w:t>
      </w:r>
      <w:r>
        <w:rPr>
          <w:rFonts w:ascii="Times New Roman" w:hAnsi="Times New Roman" w:cs="Times New Roman"/>
          <w:bCs/>
          <w:sz w:val="24"/>
          <w:szCs w:val="24"/>
          <w:lang w:val="en-CA"/>
        </w:rPr>
        <w:t>had</w:t>
      </w:r>
      <w:r w:rsidRPr="003523E9">
        <w:rPr>
          <w:rFonts w:ascii="Times New Roman" w:hAnsi="Times New Roman" w:cs="Times New Roman"/>
          <w:bCs/>
          <w:sz w:val="24"/>
          <w:szCs w:val="24"/>
          <w:lang w:val="en-CA"/>
        </w:rPr>
        <w:t xml:space="preserve"> better temporal order memory for cross-boundary than within-</w:t>
      </w:r>
      <w:r w:rsidR="0033467C" w:rsidRPr="0033467C">
        <w:rPr>
          <w:rFonts w:ascii="Times New Roman" w:hAnsi="Times New Roman" w:cs="Times New Roman" w:hint="eastAsia"/>
          <w:iCs/>
          <w:sz w:val="24"/>
          <w:szCs w:val="24"/>
          <w:lang w:eastAsia="zh-CN"/>
        </w:rPr>
        <w:t xml:space="preserve"> </w:t>
      </w:r>
      <w:r w:rsidR="0033467C">
        <w:rPr>
          <w:rFonts w:ascii="Times New Roman" w:hAnsi="Times New Roman" w:cs="Times New Roman" w:hint="eastAsia"/>
          <w:iCs/>
          <w:sz w:val="24"/>
          <w:szCs w:val="24"/>
          <w:lang w:eastAsia="zh-CN"/>
        </w:rPr>
        <w:t>event</w:t>
      </w:r>
      <w:r w:rsidR="0033467C" w:rsidRPr="003523E9">
        <w:rPr>
          <w:rFonts w:ascii="Times New Roman" w:hAnsi="Times New Roman" w:cs="Times New Roman"/>
          <w:bCs/>
          <w:sz w:val="24"/>
          <w:szCs w:val="24"/>
          <w:lang w:val="en-CA"/>
        </w:rPr>
        <w:t xml:space="preserve"> </w:t>
      </w:r>
      <w:r w:rsidRPr="003523E9">
        <w:rPr>
          <w:rFonts w:ascii="Times New Roman" w:hAnsi="Times New Roman" w:cs="Times New Roman"/>
          <w:bCs/>
          <w:sz w:val="24"/>
          <w:szCs w:val="24"/>
          <w:lang w:val="en-CA"/>
        </w:rPr>
        <w:t xml:space="preserve">pairs, whereas participants who studied six </w:t>
      </w:r>
      <w:r w:rsidR="00856F3A">
        <w:rPr>
          <w:rFonts w:ascii="Times New Roman" w:hAnsi="Times New Roman" w:cs="Times New Roman"/>
          <w:bCs/>
          <w:sz w:val="24"/>
          <w:szCs w:val="24"/>
          <w:lang w:val="en-CA"/>
        </w:rPr>
        <w:t>events</w:t>
      </w:r>
      <w:r w:rsidR="002F56F1">
        <w:rPr>
          <w:rFonts w:ascii="Times New Roman" w:hAnsi="Times New Roman" w:cs="Times New Roman"/>
          <w:bCs/>
          <w:sz w:val="24"/>
          <w:szCs w:val="24"/>
          <w:lang w:val="en-CA"/>
        </w:rPr>
        <w:t xml:space="preserve"> </w:t>
      </w:r>
      <w:r w:rsidRPr="003523E9">
        <w:rPr>
          <w:rFonts w:ascii="Times New Roman" w:hAnsi="Times New Roman" w:cs="Times New Roman"/>
          <w:bCs/>
          <w:sz w:val="24"/>
          <w:szCs w:val="24"/>
          <w:lang w:val="en-CA"/>
        </w:rPr>
        <w:t>showed the classic within-</w:t>
      </w:r>
      <w:r w:rsidR="0033467C">
        <w:rPr>
          <w:rFonts w:ascii="Times New Roman" w:hAnsi="Times New Roman" w:cs="Times New Roman" w:hint="eastAsia"/>
          <w:iCs/>
          <w:sz w:val="24"/>
          <w:szCs w:val="24"/>
          <w:lang w:eastAsia="zh-CN"/>
        </w:rPr>
        <w:t>event</w:t>
      </w:r>
      <w:r w:rsidR="0033467C" w:rsidRPr="003523E9">
        <w:rPr>
          <w:rFonts w:ascii="Times New Roman" w:hAnsi="Times New Roman" w:cs="Times New Roman"/>
          <w:bCs/>
          <w:sz w:val="24"/>
          <w:szCs w:val="24"/>
          <w:lang w:val="en-CA"/>
        </w:rPr>
        <w:t xml:space="preserve"> </w:t>
      </w:r>
      <w:r w:rsidRPr="003523E9">
        <w:rPr>
          <w:rFonts w:ascii="Times New Roman" w:hAnsi="Times New Roman" w:cs="Times New Roman"/>
          <w:bCs/>
          <w:sz w:val="24"/>
          <w:szCs w:val="24"/>
          <w:lang w:val="en-CA"/>
        </w:rPr>
        <w:t>advantage. This dissociation indicates that the direction of the boundary effect is not fixed</w:t>
      </w:r>
      <w:r>
        <w:rPr>
          <w:rFonts w:ascii="Times New Roman" w:hAnsi="Times New Roman" w:cs="Times New Roman"/>
          <w:bCs/>
          <w:sz w:val="24"/>
          <w:szCs w:val="24"/>
          <w:lang w:val="en-CA"/>
        </w:rPr>
        <w:t>,</w:t>
      </w:r>
      <w:r w:rsidRPr="003523E9">
        <w:rPr>
          <w:rFonts w:ascii="Times New Roman" w:hAnsi="Times New Roman" w:cs="Times New Roman"/>
          <w:bCs/>
          <w:sz w:val="24"/>
          <w:szCs w:val="24"/>
          <w:lang w:val="en-CA"/>
        </w:rPr>
        <w:t xml:space="preserve"> but </w:t>
      </w:r>
      <w:r>
        <w:rPr>
          <w:rFonts w:ascii="Times New Roman" w:hAnsi="Times New Roman" w:cs="Times New Roman"/>
          <w:bCs/>
          <w:sz w:val="24"/>
          <w:szCs w:val="24"/>
          <w:lang w:val="en-CA"/>
        </w:rPr>
        <w:t xml:space="preserve">depends on </w:t>
      </w:r>
      <w:r w:rsidRPr="003523E9">
        <w:rPr>
          <w:rFonts w:ascii="Times New Roman" w:hAnsi="Times New Roman" w:cs="Times New Roman"/>
          <w:bCs/>
          <w:sz w:val="24"/>
          <w:szCs w:val="24"/>
          <w:lang w:val="en-CA"/>
        </w:rPr>
        <w:t xml:space="preserve">how difficult it is to reconstruct the sequence of </w:t>
      </w:r>
      <w:r w:rsidR="002F56F1">
        <w:rPr>
          <w:rFonts w:ascii="Times New Roman" w:hAnsi="Times New Roman" w:cs="Times New Roman"/>
          <w:bCs/>
          <w:sz w:val="24"/>
          <w:szCs w:val="24"/>
          <w:lang w:val="en-CA"/>
        </w:rPr>
        <w:t>contexts</w:t>
      </w:r>
      <w:r w:rsidRPr="003523E9">
        <w:rPr>
          <w:rFonts w:ascii="Times New Roman" w:hAnsi="Times New Roman" w:cs="Times New Roman"/>
          <w:bCs/>
          <w:sz w:val="24"/>
          <w:szCs w:val="24"/>
          <w:lang w:val="en-CA"/>
        </w:rPr>
        <w:t>.</w:t>
      </w:r>
      <w:r>
        <w:rPr>
          <w:rFonts w:ascii="Times New Roman" w:hAnsi="Times New Roman" w:cs="Times New Roman"/>
          <w:bCs/>
          <w:sz w:val="24"/>
          <w:szCs w:val="24"/>
          <w:lang w:val="en-CA"/>
        </w:rPr>
        <w:t xml:space="preserve"> </w:t>
      </w:r>
    </w:p>
    <w:p w14:paraId="19D1E5C3" w14:textId="06FF1BFD" w:rsidR="00B17D16" w:rsidRDefault="00B17D16" w:rsidP="00172AC8">
      <w:pPr>
        <w:ind w:firstLine="720"/>
        <w:rPr>
          <w:rFonts w:ascii="Times New Roman" w:hAnsi="Times New Roman" w:cs="Times New Roman"/>
          <w:bCs/>
          <w:sz w:val="24"/>
          <w:szCs w:val="24"/>
          <w:lang w:val="en-CA"/>
        </w:rPr>
      </w:pPr>
      <w:r>
        <w:rPr>
          <w:rFonts w:ascii="Times New Roman" w:hAnsi="Times New Roman" w:cs="Times New Roman"/>
          <w:bCs/>
          <w:sz w:val="24"/>
          <w:szCs w:val="24"/>
          <w:lang w:val="en-CA"/>
        </w:rPr>
        <w:t>It is striking that in Experiment 2, temporal order memory accuracy f</w:t>
      </w:r>
      <w:r w:rsidRPr="00C116A4">
        <w:rPr>
          <w:rFonts w:ascii="Times New Roman" w:hAnsi="Times New Roman" w:cs="Times New Roman"/>
          <w:bCs/>
          <w:sz w:val="24"/>
          <w:szCs w:val="24"/>
          <w:lang w:val="en-CA"/>
        </w:rPr>
        <w:t xml:space="preserve">or cross-boundary pairs </w:t>
      </w:r>
      <w:r>
        <w:rPr>
          <w:rFonts w:ascii="Times New Roman" w:hAnsi="Times New Roman" w:cs="Times New Roman"/>
          <w:bCs/>
          <w:sz w:val="24"/>
          <w:szCs w:val="24"/>
          <w:lang w:val="en-CA"/>
        </w:rPr>
        <w:t xml:space="preserve">exceeded chance only </w:t>
      </w:r>
      <w:r w:rsidRPr="00C116A4">
        <w:rPr>
          <w:rFonts w:ascii="Times New Roman" w:hAnsi="Times New Roman" w:cs="Times New Roman"/>
          <w:bCs/>
          <w:sz w:val="24"/>
          <w:szCs w:val="24"/>
          <w:lang w:val="en-CA"/>
        </w:rPr>
        <w:t xml:space="preserve">when participants remembered </w:t>
      </w:r>
      <w:r>
        <w:rPr>
          <w:rFonts w:ascii="Times New Roman" w:hAnsi="Times New Roman" w:cs="Times New Roman"/>
          <w:bCs/>
          <w:sz w:val="24"/>
          <w:szCs w:val="24"/>
          <w:lang w:val="en-CA"/>
        </w:rPr>
        <w:t>both events in which the test probes were encoded as well as the order of events</w:t>
      </w:r>
      <w:r w:rsidRPr="00C116A4">
        <w:rPr>
          <w:rFonts w:ascii="Times New Roman" w:hAnsi="Times New Roman" w:cs="Times New Roman"/>
          <w:bCs/>
          <w:sz w:val="24"/>
          <w:szCs w:val="24"/>
          <w:lang w:val="en-CA"/>
        </w:rPr>
        <w:t xml:space="preserve">. </w:t>
      </w:r>
      <w:r>
        <w:rPr>
          <w:rFonts w:ascii="Times New Roman" w:hAnsi="Times New Roman" w:cs="Times New Roman"/>
          <w:bCs/>
          <w:sz w:val="24"/>
          <w:szCs w:val="24"/>
          <w:lang w:val="en-CA"/>
        </w:rPr>
        <w:t xml:space="preserve">By contrast, once participants retrieve the source of two within-boundary items, since this is the same event for both items, event order memory can </w:t>
      </w:r>
      <w:r>
        <w:rPr>
          <w:rFonts w:ascii="Times New Roman" w:hAnsi="Times New Roman" w:cs="Times New Roman"/>
          <w:bCs/>
          <w:sz w:val="24"/>
          <w:szCs w:val="24"/>
          <w:lang w:val="en-CA"/>
        </w:rPr>
        <w:lastRenderedPageBreak/>
        <w:t xml:space="preserve">play no further role. </w:t>
      </w:r>
      <w:r w:rsidRPr="00C116A4">
        <w:rPr>
          <w:rFonts w:ascii="Times New Roman" w:hAnsi="Times New Roman" w:cs="Times New Roman"/>
          <w:bCs/>
          <w:sz w:val="24"/>
          <w:szCs w:val="24"/>
          <w:lang w:val="en-CA"/>
        </w:rPr>
        <w:t xml:space="preserve">This asymmetry suggests that the classic </w:t>
      </w:r>
      <w:r w:rsidRPr="0046709C">
        <w:rPr>
          <w:rFonts w:ascii="Times New Roman" w:hAnsi="Times New Roman" w:cs="Times New Roman"/>
          <w:sz w:val="24"/>
          <w:szCs w:val="24"/>
        </w:rPr>
        <w:t>within-</w:t>
      </w:r>
      <w:r>
        <w:rPr>
          <w:rFonts w:ascii="Times New Roman" w:hAnsi="Times New Roman" w:cs="Times New Roman" w:hint="eastAsia"/>
          <w:iCs/>
          <w:sz w:val="24"/>
          <w:szCs w:val="24"/>
          <w:lang w:eastAsia="zh-CN"/>
        </w:rPr>
        <w:t>event</w:t>
      </w:r>
      <w:r w:rsidRPr="00C116A4">
        <w:rPr>
          <w:rFonts w:ascii="Times New Roman" w:hAnsi="Times New Roman" w:cs="Times New Roman"/>
          <w:bCs/>
          <w:sz w:val="24"/>
          <w:szCs w:val="24"/>
          <w:lang w:val="en-CA"/>
        </w:rPr>
        <w:t xml:space="preserve"> advantage </w:t>
      </w:r>
      <w:r>
        <w:rPr>
          <w:rFonts w:ascii="Times New Roman" w:hAnsi="Times New Roman" w:cs="Times New Roman"/>
          <w:bCs/>
          <w:sz w:val="24"/>
          <w:szCs w:val="24"/>
          <w:lang w:val="en-CA"/>
        </w:rPr>
        <w:t xml:space="preserve">could be due not to </w:t>
      </w:r>
      <w:r w:rsidRPr="00C116A4">
        <w:rPr>
          <w:rFonts w:ascii="Times New Roman" w:hAnsi="Times New Roman" w:cs="Times New Roman"/>
          <w:bCs/>
          <w:sz w:val="24"/>
          <w:szCs w:val="24"/>
          <w:lang w:val="en-CA"/>
        </w:rPr>
        <w:t xml:space="preserve">event segmentation at encoding, but </w:t>
      </w:r>
      <w:r>
        <w:rPr>
          <w:rFonts w:ascii="Times New Roman" w:hAnsi="Times New Roman" w:cs="Times New Roman"/>
          <w:bCs/>
          <w:sz w:val="24"/>
          <w:szCs w:val="24"/>
          <w:lang w:val="en-CA"/>
        </w:rPr>
        <w:t xml:space="preserve">to </w:t>
      </w:r>
      <w:r w:rsidRPr="00C116A4">
        <w:rPr>
          <w:rFonts w:ascii="Times New Roman" w:hAnsi="Times New Roman" w:cs="Times New Roman"/>
          <w:bCs/>
          <w:sz w:val="24"/>
          <w:szCs w:val="24"/>
          <w:lang w:val="en-CA"/>
        </w:rPr>
        <w:t>the extra retrieval demands of cross-boundary judgments</w:t>
      </w:r>
      <w:r>
        <w:rPr>
          <w:rFonts w:ascii="Times New Roman" w:hAnsi="Times New Roman" w:cs="Times New Roman"/>
          <w:bCs/>
          <w:sz w:val="24"/>
          <w:szCs w:val="24"/>
          <w:lang w:val="en-CA"/>
        </w:rPr>
        <w:t>. While</w:t>
      </w:r>
      <w:r w:rsidRPr="00C116A4">
        <w:rPr>
          <w:rFonts w:ascii="Times New Roman" w:hAnsi="Times New Roman" w:cs="Times New Roman"/>
          <w:bCs/>
          <w:sz w:val="24"/>
          <w:szCs w:val="24"/>
          <w:lang w:val="en-CA"/>
        </w:rPr>
        <w:t xml:space="preserve"> cross-boundary decisions depend on combining item–context bindings with </w:t>
      </w:r>
      <w:r>
        <w:rPr>
          <w:rFonts w:ascii="Times New Roman" w:hAnsi="Times New Roman" w:cs="Times New Roman"/>
          <w:bCs/>
          <w:sz w:val="24"/>
          <w:szCs w:val="24"/>
          <w:lang w:val="en-CA"/>
        </w:rPr>
        <w:t>event</w:t>
      </w:r>
      <w:r w:rsidRPr="00C116A4">
        <w:rPr>
          <w:rFonts w:ascii="Times New Roman" w:hAnsi="Times New Roman" w:cs="Times New Roman"/>
          <w:bCs/>
          <w:sz w:val="24"/>
          <w:szCs w:val="24"/>
          <w:lang w:val="en-CA"/>
        </w:rPr>
        <w:t xml:space="preserve">-order information, </w:t>
      </w:r>
      <w:r w:rsidRPr="0046709C">
        <w:rPr>
          <w:rFonts w:ascii="Times New Roman" w:hAnsi="Times New Roman" w:cs="Times New Roman"/>
          <w:sz w:val="24"/>
          <w:szCs w:val="24"/>
        </w:rPr>
        <w:t>within-</w:t>
      </w:r>
      <w:r>
        <w:rPr>
          <w:rFonts w:ascii="Times New Roman" w:hAnsi="Times New Roman" w:cs="Times New Roman" w:hint="eastAsia"/>
          <w:iCs/>
          <w:sz w:val="24"/>
          <w:szCs w:val="24"/>
          <w:lang w:eastAsia="zh-CN"/>
        </w:rPr>
        <w:t>event</w:t>
      </w:r>
      <w:r w:rsidRPr="00C116A4">
        <w:rPr>
          <w:rFonts w:ascii="Times New Roman" w:hAnsi="Times New Roman" w:cs="Times New Roman"/>
          <w:bCs/>
          <w:sz w:val="24"/>
          <w:szCs w:val="24"/>
          <w:lang w:val="en-CA"/>
        </w:rPr>
        <w:t xml:space="preserve"> decisions can be supported by </w:t>
      </w:r>
      <w:r>
        <w:rPr>
          <w:rFonts w:ascii="Times New Roman" w:hAnsi="Times New Roman" w:cs="Times New Roman"/>
          <w:bCs/>
          <w:sz w:val="24"/>
          <w:szCs w:val="24"/>
          <w:lang w:val="en-CA"/>
        </w:rPr>
        <w:t xml:space="preserve">source memory </w:t>
      </w:r>
      <w:r w:rsidRPr="00C116A4">
        <w:rPr>
          <w:rFonts w:ascii="Times New Roman" w:hAnsi="Times New Roman" w:cs="Times New Roman"/>
          <w:bCs/>
          <w:sz w:val="24"/>
          <w:szCs w:val="24"/>
          <w:lang w:val="en-CA"/>
        </w:rPr>
        <w:t>alone.</w:t>
      </w:r>
      <w:r>
        <w:rPr>
          <w:rFonts w:ascii="Times New Roman" w:hAnsi="Times New Roman" w:cs="Times New Roman"/>
          <w:bCs/>
          <w:sz w:val="24"/>
          <w:szCs w:val="24"/>
          <w:lang w:val="en-CA"/>
        </w:rPr>
        <w:t xml:space="preserve"> Consequently</w:t>
      </w:r>
      <w:r w:rsidRPr="00C116A4">
        <w:rPr>
          <w:rFonts w:ascii="Times New Roman" w:hAnsi="Times New Roman" w:cs="Times New Roman"/>
          <w:bCs/>
          <w:sz w:val="24"/>
          <w:szCs w:val="24"/>
          <w:lang w:val="en-CA"/>
        </w:rPr>
        <w:t xml:space="preserve">, factors that affect the availability or use of </w:t>
      </w:r>
      <w:r>
        <w:rPr>
          <w:rFonts w:ascii="Times New Roman" w:hAnsi="Times New Roman" w:cs="Times New Roman"/>
          <w:bCs/>
          <w:sz w:val="24"/>
          <w:szCs w:val="24"/>
          <w:lang w:val="en-CA"/>
        </w:rPr>
        <w:t>event</w:t>
      </w:r>
      <w:r w:rsidRPr="00C116A4">
        <w:rPr>
          <w:rFonts w:ascii="Times New Roman" w:hAnsi="Times New Roman" w:cs="Times New Roman"/>
          <w:bCs/>
          <w:sz w:val="24"/>
          <w:szCs w:val="24"/>
          <w:lang w:val="en-CA"/>
        </w:rPr>
        <w:t>-order information at test (e.g., the number of contexts, their distinctiveness, or the retrieval cues provided) can change the magnitude—and potentially the direction—of the observed “boundary effect,” even without changes in segmentation at encoding.</w:t>
      </w:r>
    </w:p>
    <w:p w14:paraId="6350F88F" w14:textId="77777777" w:rsidR="00B17D16" w:rsidRDefault="00B17D16" w:rsidP="00236CF2">
      <w:pPr>
        <w:rPr>
          <w:rFonts w:ascii="Times New Roman" w:hAnsi="Times New Roman" w:cs="Times New Roman"/>
          <w:bCs/>
          <w:sz w:val="24"/>
          <w:szCs w:val="24"/>
          <w:lang w:val="en-CA"/>
        </w:rPr>
      </w:pPr>
    </w:p>
    <w:p w14:paraId="0A4FE8DC" w14:textId="77777777" w:rsidR="00B17D16" w:rsidRPr="00172AC8" w:rsidRDefault="00B17D16" w:rsidP="00897DC1">
      <w:pPr>
        <w:ind w:firstLine="720"/>
        <w:rPr>
          <w:rFonts w:ascii="Times New Roman" w:hAnsi="Times New Roman" w:cs="Times New Roman"/>
          <w:bCs/>
          <w:i/>
          <w:iCs/>
          <w:sz w:val="24"/>
          <w:szCs w:val="24"/>
          <w:lang w:val="en-CA"/>
        </w:rPr>
      </w:pPr>
      <w:r w:rsidRPr="00172AC8">
        <w:rPr>
          <w:rFonts w:ascii="Times New Roman" w:hAnsi="Times New Roman" w:cs="Times New Roman"/>
          <w:bCs/>
          <w:i/>
          <w:iCs/>
          <w:sz w:val="24"/>
          <w:szCs w:val="24"/>
          <w:lang w:val="en-CA"/>
        </w:rPr>
        <w:t xml:space="preserve">Factors that govern temporal distance ratings </w:t>
      </w:r>
    </w:p>
    <w:p w14:paraId="2E4A0BDA" w14:textId="27728971" w:rsidR="00897DC1" w:rsidRDefault="00897DC1" w:rsidP="00897DC1">
      <w:pPr>
        <w:ind w:firstLine="720"/>
        <w:rPr>
          <w:rFonts w:ascii="Times New Roman" w:hAnsi="Times New Roman" w:cs="Times New Roman"/>
          <w:bCs/>
          <w:sz w:val="24"/>
          <w:szCs w:val="24"/>
          <w:lang w:val="en-CA"/>
        </w:rPr>
      </w:pPr>
      <w:r w:rsidRPr="007F5407">
        <w:rPr>
          <w:rFonts w:ascii="Times New Roman" w:hAnsi="Times New Roman" w:cs="Times New Roman"/>
          <w:bCs/>
          <w:sz w:val="24"/>
          <w:szCs w:val="24"/>
          <w:lang w:val="en-CA"/>
        </w:rPr>
        <w:t xml:space="preserve">Our </w:t>
      </w:r>
      <w:r>
        <w:rPr>
          <w:rFonts w:ascii="Times New Roman" w:hAnsi="Times New Roman" w:cs="Times New Roman"/>
          <w:bCs/>
          <w:sz w:val="24"/>
          <w:szCs w:val="24"/>
          <w:lang w:val="en-CA"/>
        </w:rPr>
        <w:t xml:space="preserve">temporal </w:t>
      </w:r>
      <w:r w:rsidRPr="007F5407">
        <w:rPr>
          <w:rFonts w:ascii="Times New Roman" w:hAnsi="Times New Roman" w:cs="Times New Roman"/>
          <w:bCs/>
          <w:sz w:val="24"/>
          <w:szCs w:val="24"/>
          <w:lang w:val="en-CA"/>
        </w:rPr>
        <w:t>distance</w:t>
      </w:r>
      <w:r>
        <w:rPr>
          <w:rFonts w:ascii="Times New Roman" w:hAnsi="Times New Roman" w:cs="Times New Roman"/>
          <w:bCs/>
          <w:sz w:val="24"/>
          <w:szCs w:val="24"/>
          <w:lang w:val="en-CA"/>
        </w:rPr>
        <w:t xml:space="preserve"> </w:t>
      </w:r>
      <w:r w:rsidRPr="007F5407">
        <w:rPr>
          <w:rFonts w:ascii="Times New Roman" w:hAnsi="Times New Roman" w:cs="Times New Roman"/>
          <w:bCs/>
          <w:sz w:val="24"/>
          <w:szCs w:val="24"/>
          <w:lang w:val="en-CA"/>
        </w:rPr>
        <w:t>measure differ</w:t>
      </w:r>
      <w:r w:rsidR="00B17D16">
        <w:rPr>
          <w:rFonts w:ascii="Times New Roman" w:hAnsi="Times New Roman" w:cs="Times New Roman"/>
          <w:bCs/>
          <w:sz w:val="24"/>
          <w:szCs w:val="24"/>
          <w:lang w:val="en-CA"/>
        </w:rPr>
        <w:t>ed</w:t>
      </w:r>
      <w:r w:rsidRPr="007F5407">
        <w:rPr>
          <w:rFonts w:ascii="Times New Roman" w:hAnsi="Times New Roman" w:cs="Times New Roman"/>
          <w:bCs/>
          <w:sz w:val="24"/>
          <w:szCs w:val="24"/>
          <w:lang w:val="en-CA"/>
        </w:rPr>
        <w:t xml:space="preserve"> from most prior work, which typically uses coarse ordinal scales </w:t>
      </w:r>
      <w:r w:rsidRPr="00C00506">
        <w:rPr>
          <w:rFonts w:ascii="Times New Roman" w:hAnsi="Times New Roman" w:cs="Times New Roman"/>
          <w:bCs/>
          <w:sz w:val="24"/>
          <w:szCs w:val="24"/>
          <w:lang w:val="en-CA"/>
        </w:rPr>
        <w:t>(e.g., 4-point ratings such as very close, close, far, very far;</w:t>
      </w:r>
      <w:r>
        <w:rPr>
          <w:rFonts w:ascii="Times New Roman" w:hAnsi="Times New Roman" w:cs="Times New Roman"/>
          <w:bCs/>
          <w:sz w:val="24"/>
          <w:szCs w:val="24"/>
          <w:lang w:val="en-CA"/>
        </w:rPr>
        <w:fldChar w:fldCharType="begin"/>
      </w:r>
      <w:r>
        <w:rPr>
          <w:rFonts w:ascii="Times New Roman" w:hAnsi="Times New Roman" w:cs="Times New Roman"/>
          <w:bCs/>
          <w:sz w:val="24"/>
          <w:szCs w:val="24"/>
          <w:lang w:val="en-CA"/>
        </w:rPr>
        <w:instrText xml:space="preserve"> ADDIN ZOTERO_ITEM CSL_CITATION {"citationID":"Koj2UTOE","properties":{"formattedCitation":"(Clewett et al., 2020; Ezzyat &amp; Davachi, 2014; Wang &amp; Lapate, 2025; Wang &amp; Egner, 2022; Wen &amp; Egner, 2022)","plainCitation":"(Clewett et al., 2020; Ezzyat &amp; Davachi, 2014; Wang &amp; Lapate, 2025; Wang &amp; Egner, 2022; Wen &amp; Egner, 2022)","noteIndex":0},"citationItems":[{"id":74,"uris":["http://zotero.org/users/local/9ow2ppoL/items/S7A6KW7F"],"itemData":{"id":74,"type":"article-journal","abstract":"Abstract\n            Everyday life unfolds continuously, yet we tend to remember past experiences as discrete event sequences or episodes. Although this phenomenon has been well documented, the neuromechanisms that support the transformation of continuous experience into distinct and memorable episodes remain unknown. Here, we show that changes in context, or event boundaries, elicit a burst of autonomic arousal, as indexed by pupil dilation. Event boundaries also lead to the segmentation of adjacent episodes in later memory, evidenced by changes in memory for the temporal duration, order, and perceptual details of recent event sequences. These subjective and objective changes in temporal memory are also related to distinct temporal features of pupil dilations to boundaries as well as to the temporal stability of more prolonged pupil-linked arousal states. Collectively, our findings suggest that pupil measures reflect both stability and change in ongoing mental context representations, which in turn shape the temporal structure of memory.","container-title":"Nature Communications","DOI":"10.1038/s41467-020-17851-9","ISSN":"2041-1723","issue":"1","journalAbbreviation":"Nat Commun","language":"en","page":"4007","source":"DOI.org (Crossref)","title":"Pupil-linked arousal signals track the temporal organization of events in memory","volume":"11","author":[{"family":"Clewett","given":"David"},{"family":"Gasser","given":"Camille"},{"family":"Davachi","given":"Lila"}],"issued":{"date-parts":[["2020",8,11]]}}},{"id":40,"uris":["http://zotero.org/users/local/9ow2ppoL/items/7393KJ9F"],"itemData":{"id":40,"type":"article-journal","container-title":"Neuron","DOI":"10.1016/j.neuron.2014.01.042","ISSN":"08966273","issue":"5","journalAbbreviation":"Neuron","language":"en","page":"1179-1189","source":"DOI.org (Crossref)","title":"Similarity Breeds Proximity: Pattern Similarity within and across Contexts Is Related to Later Mnemonic Judgments of Temporal Proximity","title-short":"Similarity Breeds Proximity","volume":"81","author":[{"family":"Ezzyat","given":"Youssef"},{"family":"Davachi","given":"Lila"}],"issued":{"date-parts":[["2014",3]]}}},{"id":202,"uris":["http://zotero.org/users/local/9ow2ppoL/items/DVBUYRF7"],"itemData":{"id":202,"type":"article-journal","container-title":"Cognition and Emotion","DOI":"10.1080/02699931.2024.2349326","ISSN":"0269-9931, 1464-0600","issue":"1","journalAbbreviation":"Cognition and Emotion","language":"en","page":"136-155","source":"DOI.org (Crossref)","title":"Emotional state dynamics impacts temporal memory","volume":"39","author":[{"family":"Wang","given":"Jingyi"},{"family":"Lapate","given":"Regina C."}],"issued":{"date-parts":[["2025",1,2]]}}},{"id":50,"uris":["http://zotero.org/users/local/9ow2ppoL/items/WJ8SDFAJ"],"itemData":{"id":50,"type":"article-journal","container-title":"Cognition","DOI":"10.1016/j.cognition.2021.104992","ISSN":"00100277","journalAbbreviation":"Cognition","language":"en","page":"104992","source":"DOI.org (Crossref)","title":"Switching task sets creates event boundaries in memory","volume":"221","author":[{"family":"Wang","given":"Yuxi Candice"},{"family":"Egner","given":"Tobias"}],"issued":{"date-parts":[["2022",4]]}}},{"id":7,"uris":["http://zotero.org/users/local/9ow2ppoL/items/DD3I7SJF"],"itemData":{"id":7,"type":"article-journal","container-title":"Cognition","DOI":"10.1016/j.cognition.2022.105145","ISSN":"00100277","journalAbbreviation":"Cognition","language":"en","page":"105145","source":"DOI.org (Crossref)","title":"Retrieval context determines whether event boundaries impair or enhance temporal order memory","volume":"225","author":[{"family":"Wen","given":"Tanya"},{"family":"Egner","given":"Tobias"}],"issued":{"date-parts":[["2022",8]]}}}],"schema":"https://github.com/citation-style-language/schema/raw/master/csl-citation.json"} </w:instrText>
      </w:r>
      <w:r>
        <w:rPr>
          <w:rFonts w:ascii="Times New Roman" w:hAnsi="Times New Roman" w:cs="Times New Roman"/>
          <w:bCs/>
          <w:sz w:val="24"/>
          <w:szCs w:val="24"/>
          <w:lang w:val="en-CA"/>
        </w:rPr>
        <w:fldChar w:fldCharType="separate"/>
      </w:r>
      <w:r>
        <w:rPr>
          <w:rFonts w:ascii="Times New Roman" w:hAnsi="Times New Roman" w:cs="Times New Roman"/>
          <w:bCs/>
          <w:noProof/>
          <w:sz w:val="24"/>
          <w:szCs w:val="24"/>
          <w:lang w:val="en-CA"/>
        </w:rPr>
        <w:t xml:space="preserve"> Clewett et al., 2020; Ezzyat &amp; Davachi, 2014; Wang &amp; Lapate, 2025; Wang &amp; Egner, 2022; Wen &amp; Egner, 2022)</w:t>
      </w:r>
      <w:r>
        <w:rPr>
          <w:rFonts w:ascii="Times New Roman" w:hAnsi="Times New Roman" w:cs="Times New Roman"/>
          <w:bCs/>
          <w:sz w:val="24"/>
          <w:szCs w:val="24"/>
          <w:lang w:val="en-CA"/>
        </w:rPr>
        <w:fldChar w:fldCharType="end"/>
      </w:r>
      <w:r>
        <w:rPr>
          <w:rFonts w:ascii="Times New Roman" w:hAnsi="Times New Roman" w:cs="Times New Roman"/>
          <w:bCs/>
          <w:sz w:val="24"/>
          <w:szCs w:val="24"/>
          <w:lang w:val="en-CA"/>
        </w:rPr>
        <w:t xml:space="preserve">. </w:t>
      </w:r>
      <w:r w:rsidRPr="00504970">
        <w:rPr>
          <w:rFonts w:ascii="Times New Roman" w:hAnsi="Times New Roman" w:cs="Times New Roman"/>
          <w:bCs/>
          <w:sz w:val="24"/>
          <w:szCs w:val="24"/>
          <w:lang w:val="en-CA"/>
        </w:rPr>
        <w:t>Instead, we used a 0</w:t>
      </w:r>
      <w:r>
        <w:rPr>
          <w:rFonts w:ascii="Times New Roman" w:hAnsi="Times New Roman" w:cs="Times New Roman"/>
          <w:bCs/>
          <w:sz w:val="24"/>
          <w:szCs w:val="24"/>
          <w:lang w:val="en-CA"/>
        </w:rPr>
        <w:t>-</w:t>
      </w:r>
      <w:r w:rsidRPr="00504970">
        <w:rPr>
          <w:rFonts w:ascii="Times New Roman" w:hAnsi="Times New Roman" w:cs="Times New Roman"/>
          <w:bCs/>
          <w:sz w:val="24"/>
          <w:szCs w:val="24"/>
          <w:lang w:val="en-CA"/>
        </w:rPr>
        <w:t xml:space="preserve">35 scale that matches the possible number of intervening items in our sequences, allowing direct comparison with the </w:t>
      </w:r>
      <w:r>
        <w:rPr>
          <w:rFonts w:ascii="Times New Roman" w:hAnsi="Times New Roman" w:cs="Times New Roman"/>
          <w:bCs/>
          <w:sz w:val="24"/>
          <w:szCs w:val="24"/>
          <w:lang w:val="en-CA"/>
        </w:rPr>
        <w:t>objective</w:t>
      </w:r>
      <w:r w:rsidRPr="00504970">
        <w:rPr>
          <w:rFonts w:ascii="Times New Roman" w:hAnsi="Times New Roman" w:cs="Times New Roman"/>
          <w:bCs/>
          <w:sz w:val="24"/>
          <w:szCs w:val="24"/>
          <w:lang w:val="en-CA"/>
        </w:rPr>
        <w:t xml:space="preserve"> </w:t>
      </w:r>
      <w:r>
        <w:rPr>
          <w:rFonts w:ascii="Times New Roman" w:hAnsi="Times New Roman" w:cs="Times New Roman"/>
          <w:bCs/>
          <w:sz w:val="24"/>
          <w:szCs w:val="24"/>
          <w:lang w:val="en-CA"/>
        </w:rPr>
        <w:t>distance</w:t>
      </w:r>
      <w:r w:rsidRPr="00504970">
        <w:rPr>
          <w:rFonts w:ascii="Times New Roman" w:hAnsi="Times New Roman" w:cs="Times New Roman"/>
          <w:bCs/>
          <w:sz w:val="24"/>
          <w:szCs w:val="24"/>
          <w:lang w:val="en-CA"/>
        </w:rPr>
        <w:t>.</w:t>
      </w:r>
      <w:r>
        <w:rPr>
          <w:rFonts w:ascii="Times New Roman" w:hAnsi="Times New Roman" w:cs="Times New Roman"/>
          <w:bCs/>
          <w:sz w:val="24"/>
          <w:szCs w:val="24"/>
          <w:lang w:val="en-CA"/>
        </w:rPr>
        <w:t xml:space="preserve"> This aspect of the methodology made it possible for us to notice that in Experiment 1, t</w:t>
      </w:r>
      <w:r w:rsidR="002026EF" w:rsidRPr="00ED3470">
        <w:rPr>
          <w:rFonts w:ascii="Times New Roman" w:hAnsi="Times New Roman" w:cs="Times New Roman"/>
          <w:bCs/>
          <w:sz w:val="24"/>
          <w:szCs w:val="24"/>
          <w:lang w:val="en-CA"/>
        </w:rPr>
        <w:t xml:space="preserve">emporal distance judgments were not sensitive to the objective number of intervening items, suggesting that participants did not rely strongly on a fine-grained representation of temporal lag. </w:t>
      </w:r>
      <w:r>
        <w:rPr>
          <w:rFonts w:ascii="Times New Roman" w:hAnsi="Times New Roman" w:cs="Times New Roman"/>
          <w:bCs/>
          <w:sz w:val="24"/>
          <w:szCs w:val="24"/>
          <w:lang w:val="en-CA"/>
        </w:rPr>
        <w:t>By contrast, c</w:t>
      </w:r>
      <w:r w:rsidR="002026EF" w:rsidRPr="00ED3470">
        <w:rPr>
          <w:rFonts w:ascii="Times New Roman" w:hAnsi="Times New Roman" w:cs="Times New Roman"/>
          <w:bCs/>
          <w:sz w:val="24"/>
          <w:szCs w:val="24"/>
          <w:lang w:val="en-CA"/>
        </w:rPr>
        <w:t xml:space="preserve">rossing an event boundary </w:t>
      </w:r>
      <w:r w:rsidR="00856F3A">
        <w:rPr>
          <w:rFonts w:ascii="Times New Roman" w:hAnsi="Times New Roman" w:cs="Times New Roman"/>
          <w:bCs/>
          <w:sz w:val="24"/>
          <w:szCs w:val="24"/>
          <w:lang w:val="en-CA"/>
        </w:rPr>
        <w:t xml:space="preserve">was perceived as </w:t>
      </w:r>
      <w:r w:rsidR="002026EF" w:rsidRPr="00ED3470">
        <w:rPr>
          <w:rFonts w:ascii="Times New Roman" w:hAnsi="Times New Roman" w:cs="Times New Roman"/>
          <w:bCs/>
          <w:sz w:val="24"/>
          <w:szCs w:val="24"/>
          <w:lang w:val="en-CA"/>
        </w:rPr>
        <w:t>roughly equivalent to inserting about four additional intervening items.</w:t>
      </w:r>
      <w:r>
        <w:rPr>
          <w:rFonts w:ascii="Times New Roman" w:hAnsi="Times New Roman" w:cs="Times New Roman"/>
          <w:bCs/>
          <w:sz w:val="24"/>
          <w:szCs w:val="24"/>
          <w:lang w:val="en-CA"/>
        </w:rPr>
        <w:t xml:space="preserve"> We </w:t>
      </w:r>
      <w:r w:rsidR="00B17D16">
        <w:rPr>
          <w:rFonts w:ascii="Times New Roman" w:hAnsi="Times New Roman" w:cs="Times New Roman"/>
          <w:bCs/>
          <w:sz w:val="24"/>
          <w:szCs w:val="24"/>
          <w:lang w:val="en-CA"/>
        </w:rPr>
        <w:t xml:space="preserve">were intrigued </w:t>
      </w:r>
      <w:r>
        <w:rPr>
          <w:rFonts w:ascii="Times New Roman" w:hAnsi="Times New Roman" w:cs="Times New Roman"/>
          <w:bCs/>
          <w:sz w:val="24"/>
          <w:szCs w:val="24"/>
          <w:lang w:val="en-CA"/>
        </w:rPr>
        <w:t>since in retrieved-context accounts the boundary is simulated as a drift of the temporal context</w:t>
      </w:r>
      <w:r w:rsidR="00B17D16">
        <w:rPr>
          <w:rFonts w:ascii="Times New Roman" w:hAnsi="Times New Roman" w:cs="Times New Roman"/>
          <w:bCs/>
          <w:sz w:val="24"/>
          <w:szCs w:val="24"/>
          <w:lang w:val="en-CA"/>
        </w:rPr>
        <w:t xml:space="preserve"> (Horner et al., 2016)</w:t>
      </w:r>
      <w:r>
        <w:rPr>
          <w:rFonts w:ascii="Times New Roman" w:hAnsi="Times New Roman" w:cs="Times New Roman"/>
          <w:bCs/>
          <w:sz w:val="24"/>
          <w:szCs w:val="24"/>
          <w:lang w:val="en-CA"/>
        </w:rPr>
        <w:t xml:space="preserve">, and it would be inconceivable to simulate the drift as equivalent to the presentation of that many non-recallable items. </w:t>
      </w:r>
    </w:p>
    <w:p w14:paraId="3D36D4A6" w14:textId="0303133D" w:rsidR="00B17D16" w:rsidRDefault="002026EF" w:rsidP="00897DC1">
      <w:pPr>
        <w:ind w:firstLine="720"/>
        <w:rPr>
          <w:rFonts w:ascii="Times New Roman" w:hAnsi="Times New Roman" w:cs="Times New Roman"/>
          <w:bCs/>
          <w:sz w:val="24"/>
          <w:szCs w:val="24"/>
          <w:lang w:val="en-CA"/>
        </w:rPr>
      </w:pPr>
      <w:r w:rsidRPr="00ED3470">
        <w:rPr>
          <w:rFonts w:ascii="Times New Roman" w:hAnsi="Times New Roman" w:cs="Times New Roman"/>
          <w:bCs/>
          <w:sz w:val="24"/>
          <w:szCs w:val="24"/>
          <w:lang w:val="en-CA"/>
        </w:rPr>
        <w:t>We followed up on this result in Experiment 2 and found that retrieved boundary representations played a central role: pairs judged as cross-boundary were rated as farther apart than those judged as within-</w:t>
      </w:r>
      <w:r w:rsidR="0033467C">
        <w:rPr>
          <w:rFonts w:ascii="Times New Roman" w:hAnsi="Times New Roman" w:cs="Times New Roman" w:hint="eastAsia"/>
          <w:iCs/>
          <w:sz w:val="24"/>
          <w:szCs w:val="24"/>
          <w:lang w:eastAsia="zh-CN"/>
        </w:rPr>
        <w:t>event</w:t>
      </w:r>
      <w:r w:rsidRPr="00ED3470">
        <w:rPr>
          <w:rFonts w:ascii="Times New Roman" w:hAnsi="Times New Roman" w:cs="Times New Roman"/>
          <w:bCs/>
          <w:sz w:val="24"/>
          <w:szCs w:val="24"/>
          <w:lang w:val="en-CA"/>
        </w:rPr>
        <w:t xml:space="preserve">, regardless of the actual boundary condition. </w:t>
      </w:r>
      <w:r w:rsidR="00B17D16">
        <w:rPr>
          <w:rFonts w:ascii="Times New Roman" w:hAnsi="Times New Roman" w:cs="Times New Roman"/>
          <w:bCs/>
          <w:sz w:val="24"/>
          <w:szCs w:val="24"/>
          <w:lang w:val="en-CA"/>
        </w:rPr>
        <w:t xml:space="preserve">This result aligned with the finding, in Experiment 1, that the higher temporal distance ratings for cross-boundary items only emerged when participants remembered both events in which both test probes were encoded. </w:t>
      </w:r>
    </w:p>
    <w:p w14:paraId="1CAB9057" w14:textId="41752B9E" w:rsidR="002026EF" w:rsidRDefault="002026EF" w:rsidP="00172AC8">
      <w:pPr>
        <w:ind w:firstLine="720"/>
        <w:rPr>
          <w:rFonts w:ascii="Times New Roman" w:hAnsi="Times New Roman" w:cs="Times New Roman"/>
          <w:bCs/>
          <w:sz w:val="24"/>
          <w:szCs w:val="24"/>
          <w:lang w:val="en-CA"/>
        </w:rPr>
      </w:pPr>
      <w:r w:rsidRPr="00ED3470">
        <w:rPr>
          <w:rFonts w:ascii="Times New Roman" w:hAnsi="Times New Roman" w:cs="Times New Roman"/>
          <w:bCs/>
          <w:sz w:val="24"/>
          <w:szCs w:val="24"/>
          <w:lang w:val="en-CA"/>
        </w:rPr>
        <w:t>This pattern is consistent with a retrieval-bias account in which temporal distance judgments are downstream from reconstructed event structure</w:t>
      </w:r>
      <w:r w:rsidR="00856F3A">
        <w:rPr>
          <w:rFonts w:ascii="Times New Roman" w:hAnsi="Times New Roman" w:cs="Times New Roman"/>
          <w:bCs/>
          <w:sz w:val="24"/>
          <w:szCs w:val="24"/>
          <w:lang w:val="en-CA"/>
        </w:rPr>
        <w:t>. B</w:t>
      </w:r>
      <w:r w:rsidRPr="00ED3470">
        <w:rPr>
          <w:rFonts w:ascii="Times New Roman" w:hAnsi="Times New Roman" w:cs="Times New Roman"/>
          <w:bCs/>
          <w:sz w:val="24"/>
          <w:szCs w:val="24"/>
          <w:lang w:val="en-CA"/>
        </w:rPr>
        <w:t>elieving that two items were separated by a boundary increased perceived distance, whereas encoded boundaries did not reliably determine subjective temporal distance.</w:t>
      </w:r>
      <w:r w:rsidR="008206EA">
        <w:rPr>
          <w:rFonts w:ascii="Times New Roman" w:hAnsi="Times New Roman" w:cs="Times New Roman"/>
          <w:bCs/>
          <w:sz w:val="24"/>
          <w:szCs w:val="24"/>
          <w:lang w:val="en-CA"/>
        </w:rPr>
        <w:t xml:space="preserve"> The results of Experiment 3 agreed with this interpretation: participants who encoded longer events rated temporal distance as higher than those who encoded shorter events, even though the objective distances between test probes were the same in both conditions. Overall, the results suggest </w:t>
      </w:r>
      <w:r w:rsidR="008206EA" w:rsidRPr="00830CD8">
        <w:rPr>
          <w:rFonts w:ascii="Times New Roman" w:hAnsi="Times New Roman" w:cs="Times New Roman"/>
          <w:sz w:val="24"/>
          <w:szCs w:val="24"/>
        </w:rPr>
        <w:t xml:space="preserve">that participants </w:t>
      </w:r>
      <w:r w:rsidR="008206EA">
        <w:rPr>
          <w:rFonts w:ascii="Times New Roman" w:hAnsi="Times New Roman" w:cs="Times New Roman"/>
          <w:sz w:val="24"/>
          <w:szCs w:val="24"/>
        </w:rPr>
        <w:t xml:space="preserve">draw </w:t>
      </w:r>
      <w:r w:rsidR="008206EA" w:rsidRPr="00830CD8">
        <w:rPr>
          <w:rFonts w:ascii="Times New Roman" w:hAnsi="Times New Roman" w:cs="Times New Roman"/>
          <w:sz w:val="24"/>
          <w:szCs w:val="24"/>
        </w:rPr>
        <w:t xml:space="preserve">on a simple event </w:t>
      </w:r>
      <w:r w:rsidR="008206EA">
        <w:rPr>
          <w:rFonts w:ascii="Times New Roman" w:hAnsi="Times New Roman" w:cs="Times New Roman"/>
          <w:sz w:val="24"/>
          <w:szCs w:val="24"/>
        </w:rPr>
        <w:t>structure</w:t>
      </w:r>
      <w:r w:rsidR="008206EA" w:rsidRPr="00830CD8">
        <w:rPr>
          <w:rFonts w:ascii="Times New Roman" w:hAnsi="Times New Roman" w:cs="Times New Roman"/>
          <w:sz w:val="24"/>
          <w:szCs w:val="24"/>
        </w:rPr>
        <w:t xml:space="preserve"> heuristic</w:t>
      </w:r>
      <w:r w:rsidR="008206EA">
        <w:rPr>
          <w:rFonts w:ascii="Times New Roman" w:hAnsi="Times New Roman" w:cs="Times New Roman"/>
          <w:sz w:val="24"/>
          <w:szCs w:val="24"/>
        </w:rPr>
        <w:t xml:space="preserve"> that is based on the statistics of the natural environment: i</w:t>
      </w:r>
      <w:r w:rsidR="008206EA" w:rsidRPr="00830CD8">
        <w:rPr>
          <w:rFonts w:ascii="Times New Roman" w:hAnsi="Times New Roman" w:cs="Times New Roman"/>
          <w:sz w:val="24"/>
          <w:szCs w:val="24"/>
        </w:rPr>
        <w:t xml:space="preserve">tems </w:t>
      </w:r>
      <w:r w:rsidR="008206EA">
        <w:rPr>
          <w:rFonts w:ascii="Times New Roman" w:hAnsi="Times New Roman" w:cs="Times New Roman"/>
          <w:sz w:val="24"/>
          <w:szCs w:val="24"/>
        </w:rPr>
        <w:t xml:space="preserve">that are randomly sampled </w:t>
      </w:r>
      <w:r w:rsidR="008206EA" w:rsidRPr="00830CD8">
        <w:rPr>
          <w:rFonts w:ascii="Times New Roman" w:hAnsi="Times New Roman" w:cs="Times New Roman"/>
          <w:sz w:val="24"/>
          <w:szCs w:val="24"/>
        </w:rPr>
        <w:t xml:space="preserve">from a long event </w:t>
      </w:r>
      <w:r w:rsidR="008206EA">
        <w:rPr>
          <w:rFonts w:ascii="Times New Roman" w:hAnsi="Times New Roman" w:cs="Times New Roman"/>
          <w:sz w:val="24"/>
          <w:szCs w:val="24"/>
        </w:rPr>
        <w:t xml:space="preserve">or from two events are </w:t>
      </w:r>
      <w:r w:rsidR="008206EA" w:rsidRPr="00830CD8">
        <w:rPr>
          <w:rFonts w:ascii="Times New Roman" w:hAnsi="Times New Roman" w:cs="Times New Roman"/>
          <w:sz w:val="24"/>
          <w:szCs w:val="24"/>
        </w:rPr>
        <w:t xml:space="preserve">farther apart in time than two items from a short event. Using </w:t>
      </w:r>
      <w:r w:rsidR="008206EA">
        <w:rPr>
          <w:rFonts w:ascii="Times New Roman" w:hAnsi="Times New Roman" w:cs="Times New Roman"/>
          <w:sz w:val="24"/>
          <w:szCs w:val="24"/>
        </w:rPr>
        <w:t xml:space="preserve">this </w:t>
      </w:r>
      <w:r w:rsidR="008206EA" w:rsidRPr="00830CD8">
        <w:rPr>
          <w:rFonts w:ascii="Times New Roman" w:hAnsi="Times New Roman" w:cs="Times New Roman"/>
          <w:sz w:val="24"/>
          <w:szCs w:val="24"/>
        </w:rPr>
        <w:t xml:space="preserve">event </w:t>
      </w:r>
      <w:r w:rsidR="008206EA">
        <w:rPr>
          <w:rFonts w:ascii="Times New Roman" w:hAnsi="Times New Roman" w:cs="Times New Roman"/>
          <w:sz w:val="24"/>
          <w:szCs w:val="24"/>
        </w:rPr>
        <w:t>structure</w:t>
      </w:r>
      <w:r w:rsidR="008206EA" w:rsidRPr="00830CD8">
        <w:rPr>
          <w:rFonts w:ascii="Times New Roman" w:hAnsi="Times New Roman" w:cs="Times New Roman"/>
          <w:sz w:val="24"/>
          <w:szCs w:val="24"/>
        </w:rPr>
        <w:t xml:space="preserve"> as a cue for temporal distance </w:t>
      </w:r>
      <w:r w:rsidR="008206EA">
        <w:rPr>
          <w:rFonts w:ascii="Times New Roman" w:hAnsi="Times New Roman" w:cs="Times New Roman"/>
          <w:sz w:val="24"/>
          <w:szCs w:val="24"/>
        </w:rPr>
        <w:t xml:space="preserve">ratings </w:t>
      </w:r>
      <w:r w:rsidR="008206EA" w:rsidRPr="00830CD8">
        <w:rPr>
          <w:rFonts w:ascii="Times New Roman" w:hAnsi="Times New Roman" w:cs="Times New Roman"/>
          <w:sz w:val="24"/>
          <w:szCs w:val="24"/>
        </w:rPr>
        <w:t xml:space="preserve">is </w:t>
      </w:r>
      <w:r w:rsidR="008206EA">
        <w:rPr>
          <w:rFonts w:ascii="Times New Roman" w:hAnsi="Times New Roman" w:cs="Times New Roman"/>
          <w:sz w:val="24"/>
          <w:szCs w:val="24"/>
        </w:rPr>
        <w:t xml:space="preserve">therefore </w:t>
      </w:r>
      <w:r w:rsidR="008206EA" w:rsidRPr="00830CD8">
        <w:rPr>
          <w:rFonts w:ascii="Times New Roman" w:hAnsi="Times New Roman" w:cs="Times New Roman"/>
          <w:sz w:val="24"/>
          <w:szCs w:val="24"/>
        </w:rPr>
        <w:t>ecologically reasonable.</w:t>
      </w:r>
    </w:p>
    <w:p w14:paraId="23891310" w14:textId="0634F67F" w:rsidR="002F56F1" w:rsidRDefault="002F56F1" w:rsidP="00A60900">
      <w:pPr>
        <w:rPr>
          <w:rFonts w:ascii="Times New Roman" w:hAnsi="Times New Roman" w:cs="Times New Roman"/>
          <w:bCs/>
          <w:sz w:val="24"/>
          <w:szCs w:val="24"/>
          <w:lang w:val="en-CA" w:eastAsia="zh-CN"/>
        </w:rPr>
      </w:pPr>
    </w:p>
    <w:p w14:paraId="13AC8390" w14:textId="77777777" w:rsidR="00B17D16" w:rsidRPr="0088739C" w:rsidRDefault="00ED2C06" w:rsidP="00ED2C06">
      <w:pPr>
        <w:rPr>
          <w:rFonts w:ascii="Times New Roman" w:hAnsi="Times New Roman" w:cs="Times New Roman"/>
          <w:bCs/>
          <w:i/>
          <w:iCs/>
          <w:sz w:val="24"/>
          <w:szCs w:val="24"/>
          <w:lang w:val="en-CA" w:eastAsia="zh-CN"/>
        </w:rPr>
      </w:pPr>
      <w:r>
        <w:rPr>
          <w:rFonts w:ascii="Times New Roman" w:hAnsi="Times New Roman" w:cs="Times New Roman"/>
          <w:bCs/>
          <w:sz w:val="24"/>
          <w:szCs w:val="24"/>
          <w:lang w:val="en-CA" w:eastAsia="zh-CN"/>
        </w:rPr>
        <w:lastRenderedPageBreak/>
        <w:tab/>
      </w:r>
      <w:r w:rsidR="00B17D16" w:rsidRPr="0088739C">
        <w:rPr>
          <w:rFonts w:ascii="Times New Roman" w:hAnsi="Times New Roman" w:cs="Times New Roman"/>
          <w:bCs/>
          <w:i/>
          <w:iCs/>
          <w:sz w:val="24"/>
          <w:szCs w:val="24"/>
          <w:lang w:val="en-CA" w:eastAsia="zh-CN"/>
        </w:rPr>
        <w:t>Theoretical implications</w:t>
      </w:r>
    </w:p>
    <w:p w14:paraId="64446DE7" w14:textId="614C73ED" w:rsidR="00ED2C06" w:rsidRDefault="00ED2C06" w:rsidP="00B17D16">
      <w:pPr>
        <w:ind w:firstLine="720"/>
        <w:rPr>
          <w:rFonts w:ascii="Times New Roman" w:hAnsi="Times New Roman" w:cs="Times New Roman"/>
          <w:bCs/>
          <w:sz w:val="24"/>
          <w:szCs w:val="24"/>
          <w:lang w:val="en-CA" w:eastAsia="zh-CN"/>
        </w:rPr>
      </w:pPr>
      <w:r>
        <w:rPr>
          <w:rFonts w:ascii="Times New Roman" w:hAnsi="Times New Roman" w:cs="Times New Roman" w:hint="eastAsia"/>
          <w:bCs/>
          <w:sz w:val="24"/>
          <w:szCs w:val="24"/>
          <w:lang w:val="en-CA" w:eastAsia="zh-CN"/>
        </w:rPr>
        <w:t>In CMR</w:t>
      </w:r>
      <w:r w:rsidR="002B7639" w:rsidRPr="002B7639">
        <w:rPr>
          <w:rFonts w:ascii="Times New Roman" w:hAnsi="Times New Roman" w:cs="Times New Roman"/>
          <w:bCs/>
          <w:sz w:val="24"/>
          <w:szCs w:val="24"/>
          <w:lang w:val="en-CA" w:eastAsia="zh-CN"/>
        </w:rPr>
        <w:t xml:space="preserve"> (Context Maintenance and Retrieval) </w:t>
      </w:r>
      <w:r>
        <w:rPr>
          <w:rFonts w:ascii="Times New Roman" w:hAnsi="Times New Roman" w:cs="Times New Roman" w:hint="eastAsia"/>
          <w:bCs/>
          <w:sz w:val="24"/>
          <w:szCs w:val="24"/>
          <w:lang w:val="en-CA" w:eastAsia="zh-CN"/>
        </w:rPr>
        <w:t xml:space="preserve">model, </w:t>
      </w:r>
      <w:r w:rsidRPr="00ED2C06">
        <w:rPr>
          <w:rFonts w:ascii="Times New Roman" w:hAnsi="Times New Roman" w:cs="Times New Roman"/>
          <w:bCs/>
          <w:sz w:val="24"/>
          <w:szCs w:val="24"/>
          <w:lang w:val="en-CA" w:eastAsia="zh-CN"/>
        </w:rPr>
        <w:t>each item is encoded together with the internal context state present at study. When an item is later retrieved, it reinstates this temporal context as well as associated source information (e.g., which encoding context it belonged to), and this reinstated context can then cue retrieval of other items encoded in similar contexts</w:t>
      </w:r>
      <w:r>
        <w:rPr>
          <w:rFonts w:ascii="Times New Roman" w:hAnsi="Times New Roman" w:cs="Times New Roman" w:hint="eastAsia"/>
          <w:bCs/>
          <w:sz w:val="24"/>
          <w:szCs w:val="24"/>
          <w:lang w:val="en-CA" w:eastAsia="zh-CN"/>
        </w:rPr>
        <w:t xml:space="preserve"> </w:t>
      </w:r>
      <w:r>
        <w:rPr>
          <w:rFonts w:ascii="Times New Roman" w:hAnsi="Times New Roman" w:cs="Times New Roman"/>
          <w:bCs/>
          <w:sz w:val="24"/>
          <w:szCs w:val="24"/>
          <w:lang w:val="en-CA" w:eastAsia="zh-CN"/>
        </w:rPr>
        <w:fldChar w:fldCharType="begin"/>
      </w:r>
      <w:r>
        <w:rPr>
          <w:rFonts w:ascii="Times New Roman" w:hAnsi="Times New Roman" w:cs="Times New Roman"/>
          <w:bCs/>
          <w:sz w:val="24"/>
          <w:szCs w:val="24"/>
          <w:lang w:val="en-CA" w:eastAsia="zh-CN"/>
        </w:rPr>
        <w:instrText xml:space="preserve"> ADDIN ZOTERO_ITEM CSL_CITATION {"citationID":"h9giRbBe","properties":{"formattedCitation":"(Polyn et al., 2009)","plainCitation":"(Polyn et al., 2009)","noteIndex":0},"citationItems":[{"id":30,"uris":["http://zotero.org/users/local/9ow2ppoL/items/NY6R64ZP"],"itemData":{"id":30,"type":"article-journal","container-title":"Psychological Review","DOI":"10.1037/a0014420","ISSN":"1939-1471, 0033-295X","issue":"1","journalAbbreviation":"Psychological Review","language":"en","page":"129-156","source":"DOI.org (Crossref)","title":"A context maintenance and retrieval model of organizational processes in free recall.","volume":"116","author":[{"family":"Polyn","given":"Sean M."},{"family":"Norman","given":"Kenneth A."},{"family":"Kahana","given":"Michael J."}],"issued":{"date-parts":[["2009"]]}}}],"schema":"https://github.com/citation-style-language/schema/raw/master/csl-citation.json"} </w:instrText>
      </w:r>
      <w:r>
        <w:rPr>
          <w:rFonts w:ascii="Times New Roman" w:hAnsi="Times New Roman" w:cs="Times New Roman"/>
          <w:bCs/>
          <w:sz w:val="24"/>
          <w:szCs w:val="24"/>
          <w:lang w:val="en-CA" w:eastAsia="zh-CN"/>
        </w:rPr>
        <w:fldChar w:fldCharType="separate"/>
      </w:r>
      <w:r>
        <w:rPr>
          <w:rFonts w:ascii="Times New Roman" w:hAnsi="Times New Roman" w:cs="Times New Roman"/>
          <w:bCs/>
          <w:noProof/>
          <w:sz w:val="24"/>
          <w:szCs w:val="24"/>
          <w:lang w:val="en-CA" w:eastAsia="zh-CN"/>
        </w:rPr>
        <w:t>(Polyn et al., 2009)</w:t>
      </w:r>
      <w:r>
        <w:rPr>
          <w:rFonts w:ascii="Times New Roman" w:hAnsi="Times New Roman" w:cs="Times New Roman"/>
          <w:bCs/>
          <w:sz w:val="24"/>
          <w:szCs w:val="24"/>
          <w:lang w:val="en-CA" w:eastAsia="zh-CN"/>
        </w:rPr>
        <w:fldChar w:fldCharType="end"/>
      </w:r>
      <w:r>
        <w:rPr>
          <w:rFonts w:ascii="Times New Roman" w:hAnsi="Times New Roman" w:cs="Times New Roman" w:hint="eastAsia"/>
          <w:bCs/>
          <w:sz w:val="24"/>
          <w:szCs w:val="24"/>
          <w:lang w:val="en-CA" w:eastAsia="zh-CN"/>
        </w:rPr>
        <w:t xml:space="preserve">. </w:t>
      </w:r>
      <w:r w:rsidR="00DA3C16">
        <w:rPr>
          <w:rFonts w:ascii="Times New Roman" w:hAnsi="Times New Roman" w:cs="Times New Roman"/>
          <w:bCs/>
          <w:sz w:val="24"/>
          <w:szCs w:val="24"/>
          <w:lang w:val="en-CA" w:eastAsia="zh-CN"/>
        </w:rPr>
        <w:t xml:space="preserve">This model </w:t>
      </w:r>
      <w:r w:rsidR="00C7260C">
        <w:rPr>
          <w:rFonts w:ascii="Times New Roman" w:hAnsi="Times New Roman" w:cs="Times New Roman" w:hint="eastAsia"/>
          <w:bCs/>
          <w:sz w:val="24"/>
          <w:szCs w:val="24"/>
          <w:lang w:val="en-CA" w:eastAsia="zh-CN"/>
        </w:rPr>
        <w:t>fits</w:t>
      </w:r>
      <w:r w:rsidR="00C7260C" w:rsidRPr="00C7260C">
        <w:rPr>
          <w:rFonts w:ascii="Times New Roman" w:hAnsi="Times New Roman" w:cs="Times New Roman"/>
          <w:bCs/>
          <w:sz w:val="24"/>
          <w:szCs w:val="24"/>
          <w:lang w:val="en-CA" w:eastAsia="zh-CN"/>
        </w:rPr>
        <w:t xml:space="preserve"> naturally onto paradigms like Horner et al.’s (2016), where a probe item is followed by </w:t>
      </w:r>
      <w:r w:rsidR="00C7260C">
        <w:rPr>
          <w:rFonts w:ascii="Times New Roman" w:hAnsi="Times New Roman" w:cs="Times New Roman" w:hint="eastAsia"/>
          <w:bCs/>
          <w:sz w:val="24"/>
          <w:szCs w:val="24"/>
          <w:lang w:val="en-CA" w:eastAsia="zh-CN"/>
        </w:rPr>
        <w:t>multiple</w:t>
      </w:r>
      <w:r w:rsidR="00C7260C" w:rsidRPr="00C7260C">
        <w:rPr>
          <w:rFonts w:ascii="Times New Roman" w:hAnsi="Times New Roman" w:cs="Times New Roman"/>
          <w:bCs/>
          <w:sz w:val="24"/>
          <w:szCs w:val="24"/>
          <w:lang w:val="en-CA" w:eastAsia="zh-CN"/>
        </w:rPr>
        <w:t xml:space="preserve"> options and the decision can be framed as a competition: the option that shares the most similar contextual trace with the probe is most likely to be selected. </w:t>
      </w:r>
      <w:r w:rsidRPr="00ED2C06">
        <w:rPr>
          <w:rFonts w:ascii="Times New Roman" w:hAnsi="Times New Roman" w:cs="Times New Roman"/>
          <w:bCs/>
          <w:sz w:val="24"/>
          <w:szCs w:val="24"/>
          <w:lang w:val="en-CA" w:eastAsia="zh-CN"/>
        </w:rPr>
        <w:t>In our paradigm, however, participants do not choose between multiple candidates, so there is no explicit competition process that can “pick the best match” based on context similarity. This highlights a limitation of a</w:t>
      </w:r>
      <w:r w:rsidR="00DA3C16">
        <w:rPr>
          <w:rFonts w:ascii="Times New Roman" w:hAnsi="Times New Roman" w:cs="Times New Roman"/>
          <w:bCs/>
          <w:sz w:val="24"/>
          <w:szCs w:val="24"/>
          <w:lang w:val="en-CA" w:eastAsia="zh-CN"/>
        </w:rPr>
        <w:t xml:space="preserve">n account that relies </w:t>
      </w:r>
      <w:r w:rsidRPr="00ED2C06">
        <w:rPr>
          <w:rFonts w:ascii="Times New Roman" w:hAnsi="Times New Roman" w:cs="Times New Roman"/>
          <w:bCs/>
          <w:sz w:val="24"/>
          <w:szCs w:val="24"/>
          <w:lang w:val="en-CA" w:eastAsia="zh-CN"/>
        </w:rPr>
        <w:t xml:space="preserve">purely </w:t>
      </w:r>
      <w:r w:rsidR="00DA3C16">
        <w:rPr>
          <w:rFonts w:ascii="Times New Roman" w:hAnsi="Times New Roman" w:cs="Times New Roman"/>
          <w:bCs/>
          <w:sz w:val="24"/>
          <w:szCs w:val="24"/>
          <w:lang w:val="en-CA" w:eastAsia="zh-CN"/>
        </w:rPr>
        <w:t xml:space="preserve">on </w:t>
      </w:r>
      <w:r w:rsidRPr="00ED2C06">
        <w:rPr>
          <w:rFonts w:ascii="Times New Roman" w:hAnsi="Times New Roman" w:cs="Times New Roman"/>
          <w:bCs/>
          <w:sz w:val="24"/>
          <w:szCs w:val="24"/>
          <w:lang w:val="en-CA" w:eastAsia="zh-CN"/>
        </w:rPr>
        <w:t>context-similarity</w:t>
      </w:r>
      <w:r w:rsidR="00DA3C16">
        <w:rPr>
          <w:rFonts w:ascii="Times New Roman" w:hAnsi="Times New Roman" w:cs="Times New Roman"/>
          <w:bCs/>
          <w:sz w:val="24"/>
          <w:szCs w:val="24"/>
          <w:lang w:val="en-CA" w:eastAsia="zh-CN"/>
        </w:rPr>
        <w:t>.</w:t>
      </w:r>
      <w:r w:rsidRPr="00ED2C06">
        <w:rPr>
          <w:rFonts w:ascii="Times New Roman" w:hAnsi="Times New Roman" w:cs="Times New Roman"/>
          <w:bCs/>
          <w:sz w:val="24"/>
          <w:szCs w:val="24"/>
          <w:lang w:val="en-CA" w:eastAsia="zh-CN"/>
        </w:rPr>
        <w:t xml:space="preserve"> </w:t>
      </w:r>
      <w:r w:rsidR="00DA3C16">
        <w:rPr>
          <w:rFonts w:ascii="Times New Roman" w:hAnsi="Times New Roman" w:cs="Times New Roman"/>
          <w:bCs/>
          <w:sz w:val="24"/>
          <w:szCs w:val="24"/>
          <w:lang w:val="en-CA" w:eastAsia="zh-CN"/>
        </w:rPr>
        <w:t>A</w:t>
      </w:r>
      <w:r w:rsidRPr="00ED2C06">
        <w:rPr>
          <w:rFonts w:ascii="Times New Roman" w:hAnsi="Times New Roman" w:cs="Times New Roman"/>
          <w:bCs/>
          <w:sz w:val="24"/>
          <w:szCs w:val="24"/>
          <w:lang w:val="en-CA" w:eastAsia="zh-CN"/>
        </w:rPr>
        <w:t xml:space="preserve">lthough boundary-induced context shifts can explain why within-event items share more similar contextual traces than across-event items, </w:t>
      </w:r>
      <w:r w:rsidR="00C7260C">
        <w:rPr>
          <w:rFonts w:ascii="Times New Roman" w:hAnsi="Times New Roman" w:cs="Times New Roman" w:hint="eastAsia"/>
          <w:bCs/>
          <w:sz w:val="24"/>
          <w:szCs w:val="24"/>
          <w:lang w:val="en-CA" w:eastAsia="zh-CN"/>
        </w:rPr>
        <w:t>t</w:t>
      </w:r>
      <w:r w:rsidR="00C7260C" w:rsidRPr="00C7260C">
        <w:rPr>
          <w:rFonts w:ascii="Times New Roman" w:hAnsi="Times New Roman" w:cs="Times New Roman"/>
          <w:bCs/>
          <w:sz w:val="24"/>
          <w:szCs w:val="24"/>
          <w:lang w:val="en-CA" w:eastAsia="zh-CN"/>
        </w:rPr>
        <w:t>he framework does not specify how people use retrieved context to make a temporal judgment when there are no alternatives to compare</w:t>
      </w:r>
      <w:r w:rsidR="00C7260C">
        <w:rPr>
          <w:rFonts w:ascii="Times New Roman" w:hAnsi="Times New Roman" w:cs="Times New Roman" w:hint="eastAsia"/>
          <w:bCs/>
          <w:sz w:val="24"/>
          <w:szCs w:val="24"/>
          <w:lang w:val="en-CA" w:eastAsia="zh-CN"/>
        </w:rPr>
        <w:t>.</w:t>
      </w:r>
      <w:r w:rsidRPr="00ED2C06">
        <w:rPr>
          <w:rFonts w:ascii="Times New Roman" w:hAnsi="Times New Roman" w:cs="Times New Roman"/>
          <w:bCs/>
          <w:sz w:val="24"/>
          <w:szCs w:val="24"/>
          <w:lang w:val="en-CA" w:eastAsia="zh-CN"/>
        </w:rPr>
        <w:t xml:space="preserve"> We therefore need an extension that formalises how retrieved context is converted into </w:t>
      </w:r>
      <w:r w:rsidR="00DA3C16">
        <w:rPr>
          <w:rFonts w:ascii="Times New Roman" w:hAnsi="Times New Roman" w:cs="Times New Roman"/>
          <w:bCs/>
          <w:sz w:val="24"/>
          <w:szCs w:val="24"/>
          <w:lang w:val="en-CA" w:eastAsia="zh-CN"/>
        </w:rPr>
        <w:t>recency</w:t>
      </w:r>
      <w:r w:rsidRPr="00ED2C06">
        <w:rPr>
          <w:rFonts w:ascii="Times New Roman" w:hAnsi="Times New Roman" w:cs="Times New Roman"/>
          <w:bCs/>
          <w:sz w:val="24"/>
          <w:szCs w:val="24"/>
          <w:lang w:val="en-CA" w:eastAsia="zh-CN"/>
        </w:rPr>
        <w:t xml:space="preserve"> decisions in non-competitive tasks, and how reliance on context similarity versus context-order information changes depending on whether participants can recover the order of contexts in the studied sequence.</w:t>
      </w:r>
    </w:p>
    <w:p w14:paraId="37A13F65" w14:textId="7FDB61BA" w:rsidR="002C05F5" w:rsidRDefault="00F22A7D" w:rsidP="00F22A7D">
      <w:pPr>
        <w:ind w:firstLine="720"/>
        <w:rPr>
          <w:rFonts w:ascii="Times New Roman" w:hAnsi="Times New Roman" w:cs="Times New Roman"/>
          <w:bCs/>
          <w:sz w:val="24"/>
          <w:szCs w:val="24"/>
          <w:lang w:val="en-CA" w:eastAsia="zh-CN"/>
        </w:rPr>
      </w:pPr>
      <w:r>
        <w:rPr>
          <w:rFonts w:ascii="Times New Roman" w:hAnsi="Times New Roman" w:cs="Times New Roman"/>
          <w:bCs/>
          <w:sz w:val="24"/>
          <w:szCs w:val="24"/>
          <w:lang w:val="en-CA" w:eastAsia="zh-CN"/>
        </w:rPr>
        <w:t xml:space="preserve">An item that is encoded very far after another item no longer carry information about the temporal context of the </w:t>
      </w:r>
      <w:r w:rsidR="002C05F5">
        <w:rPr>
          <w:rFonts w:ascii="Times New Roman" w:hAnsi="Times New Roman" w:cs="Times New Roman"/>
          <w:bCs/>
          <w:sz w:val="24"/>
          <w:szCs w:val="24"/>
          <w:lang w:val="en-CA" w:eastAsia="zh-CN"/>
        </w:rPr>
        <w:t>earlier</w:t>
      </w:r>
      <w:r>
        <w:rPr>
          <w:rFonts w:ascii="Times New Roman" w:hAnsi="Times New Roman" w:cs="Times New Roman"/>
          <w:bCs/>
          <w:sz w:val="24"/>
          <w:szCs w:val="24"/>
          <w:lang w:val="en-CA" w:eastAsia="zh-CN"/>
        </w:rPr>
        <w:t xml:space="preserve"> item. If event boundaries are simulated as increased temporal drift, </w:t>
      </w:r>
      <w:r w:rsidR="002C05F5">
        <w:rPr>
          <w:rFonts w:ascii="Times New Roman" w:hAnsi="Times New Roman" w:cs="Times New Roman"/>
          <w:bCs/>
          <w:sz w:val="24"/>
          <w:szCs w:val="24"/>
          <w:lang w:val="en-CA" w:eastAsia="zh-CN"/>
        </w:rPr>
        <w:t xml:space="preserve">as in previous work (Horner et al., 2016), </w:t>
      </w:r>
      <w:r>
        <w:rPr>
          <w:rFonts w:ascii="Times New Roman" w:hAnsi="Times New Roman" w:cs="Times New Roman"/>
          <w:bCs/>
          <w:sz w:val="24"/>
          <w:szCs w:val="24"/>
          <w:lang w:val="en-CA" w:eastAsia="zh-CN"/>
        </w:rPr>
        <w:t xml:space="preserve">this situation is more likely for </w:t>
      </w:r>
      <w:del w:id="56" w:author="Qiying Liu" w:date="2026-02-20T22:53:00Z" w16du:dateUtc="2026-02-20T22:53:00Z">
        <w:r w:rsidDel="0088739C">
          <w:rPr>
            <w:rFonts w:ascii="Times New Roman" w:hAnsi="Times New Roman" w:cs="Times New Roman"/>
            <w:bCs/>
            <w:sz w:val="24"/>
            <w:szCs w:val="24"/>
            <w:lang w:val="en-CA" w:eastAsia="zh-CN"/>
          </w:rPr>
          <w:delText>a</w:delText>
        </w:r>
      </w:del>
      <w:r>
        <w:rPr>
          <w:rFonts w:ascii="Times New Roman" w:hAnsi="Times New Roman" w:cs="Times New Roman"/>
          <w:bCs/>
          <w:sz w:val="24"/>
          <w:szCs w:val="24"/>
          <w:lang w:val="en-CA" w:eastAsia="zh-CN"/>
        </w:rPr>
        <w:t>cross-boundary items compared to within-</w:t>
      </w:r>
      <w:del w:id="57" w:author="Qiying Liu" w:date="2026-02-20T22:53:00Z" w16du:dateUtc="2026-02-20T22:53:00Z">
        <w:r w:rsidDel="0088739C">
          <w:rPr>
            <w:rFonts w:ascii="Times New Roman" w:hAnsi="Times New Roman" w:cs="Times New Roman"/>
            <w:bCs/>
            <w:sz w:val="24"/>
            <w:szCs w:val="24"/>
            <w:lang w:val="en-CA" w:eastAsia="zh-CN"/>
          </w:rPr>
          <w:delText xml:space="preserve">boundary </w:delText>
        </w:r>
      </w:del>
      <w:ins w:id="58" w:author="Qiying Liu" w:date="2026-02-20T22:53:00Z" w16du:dateUtc="2026-02-20T22:53:00Z">
        <w:r w:rsidR="0088739C">
          <w:rPr>
            <w:rFonts w:ascii="Times New Roman" w:hAnsi="Times New Roman" w:cs="Times New Roman" w:hint="eastAsia"/>
            <w:bCs/>
            <w:sz w:val="24"/>
            <w:szCs w:val="24"/>
            <w:lang w:val="en-CA" w:eastAsia="zh-CN"/>
          </w:rPr>
          <w:t>event</w:t>
        </w:r>
        <w:r w:rsidR="0088739C">
          <w:rPr>
            <w:rFonts w:ascii="Times New Roman" w:hAnsi="Times New Roman" w:cs="Times New Roman"/>
            <w:bCs/>
            <w:sz w:val="24"/>
            <w:szCs w:val="24"/>
            <w:lang w:val="en-CA" w:eastAsia="zh-CN"/>
          </w:rPr>
          <w:t xml:space="preserve"> </w:t>
        </w:r>
      </w:ins>
      <w:r>
        <w:rPr>
          <w:rFonts w:ascii="Times New Roman" w:hAnsi="Times New Roman" w:cs="Times New Roman"/>
          <w:bCs/>
          <w:sz w:val="24"/>
          <w:szCs w:val="24"/>
          <w:lang w:val="en-CA" w:eastAsia="zh-CN"/>
        </w:rPr>
        <w:t xml:space="preserve">items. </w:t>
      </w:r>
      <w:r w:rsidR="002C05F5">
        <w:rPr>
          <w:rFonts w:ascii="Times New Roman" w:hAnsi="Times New Roman" w:cs="Times New Roman"/>
          <w:bCs/>
          <w:sz w:val="24"/>
          <w:szCs w:val="24"/>
          <w:lang w:val="en-CA" w:eastAsia="zh-CN"/>
        </w:rPr>
        <w:t xml:space="preserve">Without traces of the early item, </w:t>
      </w:r>
      <w:r>
        <w:rPr>
          <w:rFonts w:ascii="Times New Roman" w:hAnsi="Times New Roman" w:cs="Times New Roman"/>
          <w:bCs/>
          <w:sz w:val="24"/>
          <w:szCs w:val="24"/>
          <w:lang w:val="en-CA" w:eastAsia="zh-CN"/>
        </w:rPr>
        <w:t>comput</w:t>
      </w:r>
      <w:r w:rsidR="002C05F5">
        <w:rPr>
          <w:rFonts w:ascii="Times New Roman" w:hAnsi="Times New Roman" w:cs="Times New Roman"/>
          <w:bCs/>
          <w:sz w:val="24"/>
          <w:szCs w:val="24"/>
          <w:lang w:val="en-CA" w:eastAsia="zh-CN"/>
        </w:rPr>
        <w:t>ing</w:t>
      </w:r>
      <w:r>
        <w:rPr>
          <w:rFonts w:ascii="Times New Roman" w:hAnsi="Times New Roman" w:cs="Times New Roman"/>
          <w:bCs/>
          <w:sz w:val="24"/>
          <w:szCs w:val="24"/>
          <w:lang w:val="en-CA" w:eastAsia="zh-CN"/>
        </w:rPr>
        <w:t xml:space="preserve"> representational similarity is unhelpful </w:t>
      </w:r>
      <w:r w:rsidR="002C05F5">
        <w:rPr>
          <w:rFonts w:ascii="Times New Roman" w:hAnsi="Times New Roman" w:cs="Times New Roman"/>
          <w:bCs/>
          <w:sz w:val="24"/>
          <w:szCs w:val="24"/>
          <w:lang w:val="en-CA" w:eastAsia="zh-CN"/>
        </w:rPr>
        <w:t xml:space="preserve">on its own </w:t>
      </w:r>
      <w:r>
        <w:rPr>
          <w:rFonts w:ascii="Times New Roman" w:hAnsi="Times New Roman" w:cs="Times New Roman"/>
          <w:bCs/>
          <w:sz w:val="24"/>
          <w:szCs w:val="24"/>
          <w:lang w:val="en-CA" w:eastAsia="zh-CN"/>
        </w:rPr>
        <w:t>for making recency judgements</w:t>
      </w:r>
      <w:r w:rsidR="002C05F5">
        <w:rPr>
          <w:rFonts w:ascii="Times New Roman" w:hAnsi="Times New Roman" w:cs="Times New Roman"/>
          <w:bCs/>
          <w:sz w:val="24"/>
          <w:szCs w:val="24"/>
          <w:lang w:val="en-CA" w:eastAsia="zh-CN"/>
        </w:rPr>
        <w:t xml:space="preserve">, leaving </w:t>
      </w:r>
      <w:r>
        <w:rPr>
          <w:rFonts w:ascii="Times New Roman" w:hAnsi="Times New Roman" w:cs="Times New Roman"/>
          <w:bCs/>
          <w:sz w:val="24"/>
          <w:szCs w:val="24"/>
          <w:lang w:val="en-CA" w:eastAsia="zh-CN"/>
        </w:rPr>
        <w:t xml:space="preserve">participants </w:t>
      </w:r>
      <w:r w:rsidR="002C05F5">
        <w:rPr>
          <w:rFonts w:ascii="Times New Roman" w:hAnsi="Times New Roman" w:cs="Times New Roman"/>
          <w:bCs/>
          <w:sz w:val="24"/>
          <w:szCs w:val="24"/>
          <w:lang w:val="en-CA" w:eastAsia="zh-CN"/>
        </w:rPr>
        <w:t xml:space="preserve">to guess the right answer randomly, </w:t>
      </w:r>
      <w:r>
        <w:rPr>
          <w:rFonts w:ascii="Times New Roman" w:hAnsi="Times New Roman" w:cs="Times New Roman"/>
          <w:bCs/>
          <w:sz w:val="24"/>
          <w:szCs w:val="24"/>
          <w:lang w:val="en-CA" w:eastAsia="zh-CN"/>
        </w:rPr>
        <w:t xml:space="preserve">unless they can retrieve both the original event and the order of events two items belong to. </w:t>
      </w:r>
    </w:p>
    <w:p w14:paraId="72CF1B63" w14:textId="26BCE4C6" w:rsidR="00F22A7D" w:rsidRDefault="00F22A7D" w:rsidP="00F22A7D">
      <w:pPr>
        <w:ind w:firstLine="720"/>
        <w:rPr>
          <w:rFonts w:ascii="Times New Roman" w:hAnsi="Times New Roman" w:cs="Times New Roman"/>
          <w:bCs/>
          <w:sz w:val="24"/>
          <w:szCs w:val="24"/>
          <w:lang w:val="en-CA" w:eastAsia="zh-CN"/>
        </w:rPr>
      </w:pPr>
      <w:r>
        <w:rPr>
          <w:rFonts w:ascii="Times New Roman" w:hAnsi="Times New Roman" w:cs="Times New Roman"/>
          <w:bCs/>
          <w:sz w:val="24"/>
          <w:szCs w:val="24"/>
          <w:lang w:val="en-CA" w:eastAsia="zh-CN"/>
        </w:rPr>
        <w:t xml:space="preserve">While event boundaries can be simulated as increased temporal drift, events can also be simulated as unique source contexts, a context partition adjacent to the temporal context. This usage is at the core of the CMR model, (Polyn at al., 2009) and explains why items that were encoded with the same orienting task (bigger/smaller thana shoe box vs. pleasantness judgements) are often clustered during free recall. The source context of an event that directly follows a previous event will carry information about the first event, allowing participants to ‘sort’ the order of events, and successfully make a recency judgement. </w:t>
      </w:r>
    </w:p>
    <w:p w14:paraId="29178925" w14:textId="4566596C" w:rsidR="00F22A7D" w:rsidRDefault="002C05F5" w:rsidP="00B17D16">
      <w:pPr>
        <w:ind w:firstLine="720"/>
        <w:rPr>
          <w:rFonts w:ascii="Times New Roman" w:hAnsi="Times New Roman" w:cs="Times New Roman"/>
          <w:bCs/>
          <w:sz w:val="24"/>
          <w:szCs w:val="24"/>
          <w:lang w:val="en-CA" w:eastAsia="zh-CN"/>
        </w:rPr>
      </w:pPr>
      <w:r>
        <w:rPr>
          <w:rFonts w:ascii="Times New Roman" w:hAnsi="Times New Roman" w:cs="Times New Roman"/>
          <w:bCs/>
          <w:sz w:val="24"/>
          <w:szCs w:val="24"/>
          <w:lang w:val="en-CA" w:eastAsia="zh-CN"/>
        </w:rPr>
        <w:t xml:space="preserve">In Experiment 2, test probes that were wrongly perceived as belonging to different events were not judged as being farther than those that were wrongly perceived as belonging to the same event. This finding suggests that although retrieval heuristics may be influential, they may not fully account for the effect of event boundaries on temporal distance ratings. Computing the similarity between the contexts associated with test probes could be an important clue. Future studies can manipulate perceived context to test more rigorously whether objective boundaries still have an effect, as a CMR model would predict. </w:t>
      </w:r>
    </w:p>
    <w:p w14:paraId="1BB39A3B" w14:textId="77777777" w:rsidR="00DA3C16" w:rsidRDefault="00DA3C16" w:rsidP="0088739C">
      <w:pPr>
        <w:ind w:firstLine="720"/>
        <w:rPr>
          <w:rFonts w:ascii="Times New Roman" w:hAnsi="Times New Roman" w:cs="Times New Roman"/>
          <w:bCs/>
          <w:sz w:val="24"/>
          <w:szCs w:val="24"/>
          <w:lang w:val="en-CA" w:eastAsia="zh-CN"/>
        </w:rPr>
      </w:pPr>
    </w:p>
    <w:p w14:paraId="465F3367" w14:textId="77C0572D" w:rsidR="00A60900" w:rsidRDefault="002B7639" w:rsidP="00A60900">
      <w:pPr>
        <w:rPr>
          <w:rFonts w:ascii="Times New Roman" w:hAnsi="Times New Roman" w:cs="Times New Roman"/>
          <w:bCs/>
          <w:sz w:val="24"/>
          <w:szCs w:val="24"/>
          <w:lang w:val="en-CA"/>
        </w:rPr>
      </w:pPr>
      <w:r>
        <w:rPr>
          <w:rFonts w:ascii="Times New Roman" w:hAnsi="Times New Roman" w:cs="Times New Roman"/>
          <w:bCs/>
          <w:sz w:val="24"/>
          <w:szCs w:val="24"/>
          <w:lang w:val="en-CA" w:eastAsia="zh-CN"/>
        </w:rPr>
        <w:lastRenderedPageBreak/>
        <w:tab/>
      </w:r>
      <w:r w:rsidR="00A60900" w:rsidRPr="003523E9">
        <w:rPr>
          <w:rFonts w:ascii="Times New Roman" w:hAnsi="Times New Roman" w:cs="Times New Roman"/>
          <w:bCs/>
          <w:sz w:val="24"/>
          <w:szCs w:val="24"/>
          <w:lang w:val="en-CA"/>
        </w:rPr>
        <w:t xml:space="preserve">Taken together, </w:t>
      </w:r>
      <w:r w:rsidR="00A60900">
        <w:rPr>
          <w:rFonts w:ascii="Times New Roman" w:hAnsi="Times New Roman" w:cs="Times New Roman"/>
          <w:bCs/>
          <w:sz w:val="24"/>
          <w:szCs w:val="24"/>
          <w:lang w:val="en-CA"/>
        </w:rPr>
        <w:t>o</w:t>
      </w:r>
      <w:r w:rsidR="00A60900" w:rsidRPr="003523E9">
        <w:rPr>
          <w:rFonts w:ascii="Times New Roman" w:hAnsi="Times New Roman" w:cs="Times New Roman"/>
          <w:bCs/>
          <w:sz w:val="24"/>
          <w:szCs w:val="24"/>
          <w:lang w:val="en-CA"/>
        </w:rPr>
        <w:t>ur findings indicate that boundary effects on temporal memory are shaped by how well participants can retrieve item</w:t>
      </w:r>
      <w:r w:rsidR="00A60900">
        <w:rPr>
          <w:rFonts w:ascii="Times New Roman" w:hAnsi="Times New Roman" w:cs="Times New Roman"/>
          <w:bCs/>
          <w:sz w:val="24"/>
          <w:szCs w:val="24"/>
          <w:lang w:val="en-CA"/>
        </w:rPr>
        <w:t>-</w:t>
      </w:r>
      <w:r w:rsidR="00A60900" w:rsidRPr="003523E9">
        <w:rPr>
          <w:rFonts w:ascii="Times New Roman" w:hAnsi="Times New Roman" w:cs="Times New Roman"/>
          <w:bCs/>
          <w:sz w:val="24"/>
          <w:szCs w:val="24"/>
          <w:lang w:val="en-CA"/>
        </w:rPr>
        <w:t>context associations and the order of the relevant contexts.</w:t>
      </w:r>
      <w:r w:rsidR="00A60900">
        <w:rPr>
          <w:rFonts w:ascii="Times New Roman" w:hAnsi="Times New Roman" w:cs="Times New Roman"/>
          <w:bCs/>
          <w:sz w:val="24"/>
          <w:szCs w:val="24"/>
          <w:lang w:val="en-CA"/>
        </w:rPr>
        <w:t xml:space="preserve"> While t</w:t>
      </w:r>
      <w:r w:rsidR="00A60900" w:rsidRPr="003523E9">
        <w:rPr>
          <w:rFonts w:ascii="Times New Roman" w:hAnsi="Times New Roman" w:cs="Times New Roman"/>
          <w:bCs/>
          <w:sz w:val="24"/>
          <w:szCs w:val="24"/>
          <w:lang w:val="en-CA"/>
        </w:rPr>
        <w:t>emporal order judgments appear to depend on integrating item</w:t>
      </w:r>
      <w:r w:rsidR="00A60900">
        <w:rPr>
          <w:rFonts w:ascii="Times New Roman" w:hAnsi="Times New Roman" w:cs="Times New Roman"/>
          <w:bCs/>
          <w:sz w:val="24"/>
          <w:szCs w:val="24"/>
          <w:lang w:val="en-CA"/>
        </w:rPr>
        <w:t>-</w:t>
      </w:r>
      <w:r w:rsidR="00A60900" w:rsidRPr="003523E9">
        <w:rPr>
          <w:rFonts w:ascii="Times New Roman" w:hAnsi="Times New Roman" w:cs="Times New Roman"/>
          <w:bCs/>
          <w:sz w:val="24"/>
          <w:szCs w:val="24"/>
          <w:lang w:val="en-CA"/>
        </w:rPr>
        <w:t xml:space="preserve">context bindings with an accurate representation of context sequence, temporal distance judgments appear to be more tightly linked to subjective </w:t>
      </w:r>
      <w:r w:rsidR="00A60900">
        <w:rPr>
          <w:rFonts w:ascii="Times New Roman" w:hAnsi="Times New Roman" w:cs="Times New Roman"/>
          <w:bCs/>
          <w:sz w:val="24"/>
          <w:szCs w:val="24"/>
          <w:lang w:val="en-CA"/>
        </w:rPr>
        <w:t>perception of event relationship.</w:t>
      </w:r>
      <w:r w:rsidR="002F56F1">
        <w:rPr>
          <w:rFonts w:ascii="Times New Roman" w:hAnsi="Times New Roman" w:cs="Times New Roman"/>
          <w:bCs/>
          <w:sz w:val="24"/>
          <w:szCs w:val="24"/>
          <w:lang w:val="en-CA"/>
        </w:rPr>
        <w:t xml:space="preserve"> </w:t>
      </w:r>
      <w:r w:rsidR="00A60900" w:rsidRPr="003523E9">
        <w:rPr>
          <w:rFonts w:ascii="Times New Roman" w:hAnsi="Times New Roman" w:cs="Times New Roman"/>
          <w:bCs/>
          <w:sz w:val="24"/>
          <w:szCs w:val="24"/>
          <w:lang w:val="en-CA"/>
        </w:rPr>
        <w:t xml:space="preserve">These findings </w:t>
      </w:r>
      <w:r w:rsidR="00A60900">
        <w:rPr>
          <w:rFonts w:ascii="Times New Roman" w:hAnsi="Times New Roman" w:cs="Times New Roman"/>
          <w:bCs/>
          <w:sz w:val="24"/>
          <w:szCs w:val="24"/>
          <w:lang w:val="en-CA"/>
        </w:rPr>
        <w:t xml:space="preserve">imply that </w:t>
      </w:r>
      <w:r w:rsidR="00A60900" w:rsidRPr="003523E9">
        <w:rPr>
          <w:rFonts w:ascii="Times New Roman" w:hAnsi="Times New Roman" w:cs="Times New Roman"/>
          <w:bCs/>
          <w:sz w:val="24"/>
          <w:szCs w:val="24"/>
          <w:lang w:val="en-CA"/>
        </w:rPr>
        <w:t xml:space="preserve">behavioural boundary effects in temporal memory should not be treated as markers of event segmentation at encoding. Instead, they </w:t>
      </w:r>
      <w:r w:rsidR="000E4B7C">
        <w:rPr>
          <w:rFonts w:ascii="Times New Roman" w:hAnsi="Times New Roman" w:cs="Times New Roman"/>
          <w:bCs/>
          <w:sz w:val="24"/>
          <w:szCs w:val="24"/>
          <w:lang w:val="en-CA"/>
        </w:rPr>
        <w:t xml:space="preserve">are more likely to </w:t>
      </w:r>
      <w:r w:rsidR="00A60900" w:rsidRPr="003523E9">
        <w:rPr>
          <w:rFonts w:ascii="Times New Roman" w:hAnsi="Times New Roman" w:cs="Times New Roman"/>
          <w:bCs/>
          <w:sz w:val="24"/>
          <w:szCs w:val="24"/>
          <w:lang w:val="en-CA"/>
        </w:rPr>
        <w:t>reflect a mixture of segmentation, associative encoding, and the availability and use of contextual information at retrieval.</w:t>
      </w:r>
      <w:r w:rsidR="00A60900">
        <w:rPr>
          <w:rFonts w:ascii="Times New Roman" w:hAnsi="Times New Roman" w:cs="Times New Roman"/>
          <w:bCs/>
          <w:sz w:val="24"/>
          <w:szCs w:val="24"/>
          <w:lang w:val="en-CA"/>
        </w:rPr>
        <w:t xml:space="preserve"> </w:t>
      </w:r>
      <w:r w:rsidR="00A60900" w:rsidRPr="00CE744A">
        <w:rPr>
          <w:rFonts w:ascii="Times New Roman" w:hAnsi="Times New Roman" w:cs="Times New Roman"/>
          <w:bCs/>
          <w:sz w:val="24"/>
          <w:szCs w:val="24"/>
          <w:lang w:val="en-CA"/>
        </w:rPr>
        <w:t>Future directions include conducting a study in which retrieval pairs are directly manipulated to induce wrong item</w:t>
      </w:r>
      <w:r w:rsidR="002F56F1">
        <w:rPr>
          <w:rFonts w:ascii="Times New Roman" w:hAnsi="Times New Roman" w:cs="Times New Roman"/>
          <w:bCs/>
          <w:sz w:val="24"/>
          <w:szCs w:val="24"/>
          <w:lang w:val="en-CA"/>
        </w:rPr>
        <w:t>-</w:t>
      </w:r>
      <w:r w:rsidR="00A60900" w:rsidRPr="00CE744A">
        <w:rPr>
          <w:rFonts w:ascii="Times New Roman" w:hAnsi="Times New Roman" w:cs="Times New Roman"/>
          <w:bCs/>
          <w:sz w:val="24"/>
          <w:szCs w:val="24"/>
          <w:lang w:val="en-CA"/>
        </w:rPr>
        <w:t>context associations, allowing us to test how post-retrieval factors influence temporal memory and to further clarify the cognitive processes underlying our perception of time.</w:t>
      </w:r>
    </w:p>
    <w:p w14:paraId="3FBAECFD" w14:textId="03B78DC8" w:rsidR="003523E9" w:rsidRPr="00240F6E" w:rsidRDefault="003523E9" w:rsidP="00594C59">
      <w:pPr>
        <w:rPr>
          <w:rFonts w:ascii="Times New Roman" w:hAnsi="Times New Roman" w:cs="Times New Roman"/>
          <w:bCs/>
          <w:sz w:val="24"/>
          <w:szCs w:val="24"/>
          <w:lang w:val="en-CA"/>
        </w:rPr>
      </w:pPr>
      <w:r>
        <w:rPr>
          <w:rFonts w:ascii="Times New Roman" w:hAnsi="Times New Roman" w:cs="Times New Roman"/>
          <w:bCs/>
          <w:sz w:val="24"/>
          <w:szCs w:val="24"/>
          <w:lang w:val="en-CA"/>
        </w:rPr>
        <w:tab/>
      </w:r>
    </w:p>
    <w:p w14:paraId="228EC5CE" w14:textId="77777777" w:rsidR="003523E9" w:rsidRPr="00594C59" w:rsidRDefault="003523E9" w:rsidP="00594C59">
      <w:pPr>
        <w:rPr>
          <w:rFonts w:ascii="Times New Roman" w:hAnsi="Times New Roman" w:cs="Times New Roman"/>
          <w:sz w:val="24"/>
          <w:szCs w:val="24"/>
          <w:lang w:val="en-CA"/>
        </w:rPr>
      </w:pPr>
    </w:p>
    <w:p w14:paraId="4D980A5B" w14:textId="77777777" w:rsidR="00830CD8" w:rsidRDefault="00830CD8" w:rsidP="00594C59">
      <w:pPr>
        <w:rPr>
          <w:rFonts w:ascii="Times New Roman" w:hAnsi="Times New Roman" w:cs="Times New Roman"/>
          <w:sz w:val="24"/>
          <w:szCs w:val="24"/>
        </w:rPr>
      </w:pPr>
    </w:p>
    <w:p w14:paraId="0218304B" w14:textId="77777777" w:rsidR="00830CD8" w:rsidRDefault="00830CD8" w:rsidP="00594C59">
      <w:pPr>
        <w:rPr>
          <w:rFonts w:ascii="Times New Roman" w:hAnsi="Times New Roman" w:cs="Times New Roman"/>
          <w:sz w:val="24"/>
          <w:szCs w:val="24"/>
        </w:rPr>
      </w:pPr>
    </w:p>
    <w:p w14:paraId="211A97CC" w14:textId="77777777" w:rsidR="00830CD8" w:rsidRDefault="00830CD8" w:rsidP="00594C59">
      <w:pPr>
        <w:rPr>
          <w:rFonts w:ascii="Times New Roman" w:hAnsi="Times New Roman" w:cs="Times New Roman"/>
          <w:sz w:val="24"/>
          <w:szCs w:val="24"/>
        </w:rPr>
      </w:pPr>
    </w:p>
    <w:p w14:paraId="69EFDB4E" w14:textId="77777777" w:rsidR="00603DD1" w:rsidRDefault="00603DD1" w:rsidP="00594C59">
      <w:pPr>
        <w:rPr>
          <w:rFonts w:ascii="Times New Roman" w:hAnsi="Times New Roman" w:cs="Times New Roman"/>
          <w:sz w:val="24"/>
          <w:szCs w:val="24"/>
        </w:rPr>
      </w:pPr>
    </w:p>
    <w:p w14:paraId="60DE38DA" w14:textId="77777777" w:rsidR="00080629" w:rsidRDefault="00080629" w:rsidP="00594C59">
      <w:pPr>
        <w:rPr>
          <w:rFonts w:ascii="Times New Roman" w:hAnsi="Times New Roman" w:cs="Times New Roman"/>
          <w:sz w:val="24"/>
          <w:szCs w:val="24"/>
        </w:rPr>
      </w:pPr>
    </w:p>
    <w:p w14:paraId="269CA09A" w14:textId="77777777" w:rsidR="00080629" w:rsidRDefault="00080629" w:rsidP="00594C59">
      <w:pPr>
        <w:rPr>
          <w:rFonts w:ascii="Times New Roman" w:hAnsi="Times New Roman" w:cs="Times New Roman"/>
          <w:sz w:val="24"/>
          <w:szCs w:val="24"/>
        </w:rPr>
      </w:pPr>
    </w:p>
    <w:p w14:paraId="1BB6F547" w14:textId="77777777" w:rsidR="00080629" w:rsidRDefault="00080629" w:rsidP="00594C59">
      <w:pPr>
        <w:rPr>
          <w:rFonts w:ascii="Times New Roman" w:hAnsi="Times New Roman" w:cs="Times New Roman"/>
          <w:sz w:val="24"/>
          <w:szCs w:val="24"/>
        </w:rPr>
      </w:pPr>
    </w:p>
    <w:p w14:paraId="0B19F432" w14:textId="77777777" w:rsidR="00080629" w:rsidRDefault="00080629" w:rsidP="00594C59">
      <w:pPr>
        <w:rPr>
          <w:rFonts w:ascii="Times New Roman" w:hAnsi="Times New Roman" w:cs="Times New Roman"/>
          <w:sz w:val="24"/>
          <w:szCs w:val="24"/>
        </w:rPr>
      </w:pPr>
    </w:p>
    <w:p w14:paraId="43C59392" w14:textId="77777777" w:rsidR="00603DD1" w:rsidRDefault="00603DD1" w:rsidP="00594C59">
      <w:pPr>
        <w:rPr>
          <w:rFonts w:ascii="Times New Roman" w:hAnsi="Times New Roman" w:cs="Times New Roman"/>
          <w:sz w:val="24"/>
          <w:szCs w:val="24"/>
        </w:rPr>
      </w:pPr>
    </w:p>
    <w:p w14:paraId="0C4A1E8C" w14:textId="77777777" w:rsidR="00830CD8" w:rsidRDefault="00830CD8" w:rsidP="00594C59">
      <w:pPr>
        <w:rPr>
          <w:rFonts w:ascii="Times New Roman" w:hAnsi="Times New Roman" w:cs="Times New Roman"/>
          <w:sz w:val="24"/>
          <w:szCs w:val="24"/>
          <w:lang w:eastAsia="zh-CN"/>
        </w:rPr>
      </w:pPr>
    </w:p>
    <w:p w14:paraId="370193DC" w14:textId="77777777" w:rsidR="00450942" w:rsidRDefault="00450942" w:rsidP="00594C59">
      <w:pPr>
        <w:rPr>
          <w:rFonts w:ascii="Times New Roman" w:hAnsi="Times New Roman" w:cs="Times New Roman"/>
          <w:sz w:val="24"/>
          <w:szCs w:val="24"/>
          <w:lang w:eastAsia="zh-CN"/>
        </w:rPr>
      </w:pPr>
    </w:p>
    <w:p w14:paraId="5F165778" w14:textId="77777777" w:rsidR="001615D9" w:rsidRDefault="001615D9" w:rsidP="00594C59">
      <w:pPr>
        <w:rPr>
          <w:rFonts w:ascii="Times New Roman" w:hAnsi="Times New Roman" w:cs="Times New Roman"/>
          <w:sz w:val="24"/>
          <w:szCs w:val="24"/>
          <w:lang w:eastAsia="zh-CN"/>
        </w:rPr>
      </w:pPr>
    </w:p>
    <w:p w14:paraId="1D1251B1" w14:textId="77777777" w:rsidR="001615D9" w:rsidRDefault="001615D9" w:rsidP="00594C59">
      <w:pPr>
        <w:rPr>
          <w:rFonts w:ascii="Times New Roman" w:hAnsi="Times New Roman" w:cs="Times New Roman"/>
          <w:sz w:val="24"/>
          <w:szCs w:val="24"/>
          <w:lang w:eastAsia="zh-CN"/>
        </w:rPr>
      </w:pPr>
    </w:p>
    <w:p w14:paraId="1439E485" w14:textId="77777777" w:rsidR="001615D9" w:rsidRDefault="001615D9" w:rsidP="00594C59">
      <w:pPr>
        <w:rPr>
          <w:rFonts w:ascii="Times New Roman" w:hAnsi="Times New Roman" w:cs="Times New Roman"/>
          <w:sz w:val="24"/>
          <w:szCs w:val="24"/>
          <w:lang w:eastAsia="zh-CN"/>
        </w:rPr>
      </w:pPr>
    </w:p>
    <w:p w14:paraId="07A58A94" w14:textId="77777777" w:rsidR="001615D9" w:rsidRDefault="001615D9" w:rsidP="00594C59">
      <w:pPr>
        <w:rPr>
          <w:rFonts w:ascii="Times New Roman" w:hAnsi="Times New Roman" w:cs="Times New Roman"/>
          <w:sz w:val="24"/>
          <w:szCs w:val="24"/>
          <w:lang w:eastAsia="zh-CN"/>
        </w:rPr>
      </w:pPr>
    </w:p>
    <w:p w14:paraId="5281AD81" w14:textId="77777777" w:rsidR="001615D9" w:rsidRDefault="001615D9" w:rsidP="00594C59">
      <w:pPr>
        <w:rPr>
          <w:rFonts w:ascii="Times New Roman" w:hAnsi="Times New Roman" w:cs="Times New Roman"/>
          <w:sz w:val="24"/>
          <w:szCs w:val="24"/>
          <w:lang w:eastAsia="zh-CN"/>
        </w:rPr>
      </w:pPr>
    </w:p>
    <w:p w14:paraId="07AFD27C" w14:textId="77777777" w:rsidR="0088739C" w:rsidRDefault="0088739C" w:rsidP="00594C59">
      <w:pPr>
        <w:rPr>
          <w:rFonts w:ascii="Times New Roman" w:hAnsi="Times New Roman" w:cs="Times New Roman"/>
          <w:sz w:val="24"/>
          <w:szCs w:val="24"/>
          <w:lang w:eastAsia="zh-CN"/>
        </w:rPr>
      </w:pPr>
    </w:p>
    <w:p w14:paraId="2B3FD645" w14:textId="77777777" w:rsidR="0088739C" w:rsidRDefault="0088739C" w:rsidP="00594C59">
      <w:pPr>
        <w:rPr>
          <w:rFonts w:ascii="Times New Roman" w:hAnsi="Times New Roman" w:cs="Times New Roman"/>
          <w:sz w:val="24"/>
          <w:szCs w:val="24"/>
          <w:lang w:eastAsia="zh-CN"/>
        </w:rPr>
      </w:pPr>
    </w:p>
    <w:p w14:paraId="22E4B6F3" w14:textId="77777777" w:rsidR="0088739C" w:rsidRDefault="0088739C" w:rsidP="00594C59">
      <w:pPr>
        <w:rPr>
          <w:rFonts w:ascii="Times New Roman" w:hAnsi="Times New Roman" w:cs="Times New Roman"/>
          <w:sz w:val="24"/>
          <w:szCs w:val="24"/>
          <w:lang w:eastAsia="zh-CN"/>
        </w:rPr>
      </w:pPr>
    </w:p>
    <w:p w14:paraId="2601F279" w14:textId="77777777" w:rsidR="0088739C" w:rsidRDefault="0088739C" w:rsidP="00594C59">
      <w:pPr>
        <w:rPr>
          <w:rFonts w:ascii="Times New Roman" w:hAnsi="Times New Roman" w:cs="Times New Roman"/>
          <w:sz w:val="24"/>
          <w:szCs w:val="24"/>
          <w:lang w:eastAsia="zh-CN"/>
        </w:rPr>
      </w:pPr>
    </w:p>
    <w:p w14:paraId="610B355F" w14:textId="77777777" w:rsidR="0088739C" w:rsidRDefault="0088739C" w:rsidP="00594C59">
      <w:pPr>
        <w:rPr>
          <w:rFonts w:ascii="Times New Roman" w:hAnsi="Times New Roman" w:cs="Times New Roman"/>
          <w:sz w:val="24"/>
          <w:szCs w:val="24"/>
          <w:lang w:eastAsia="zh-CN"/>
        </w:rPr>
      </w:pPr>
    </w:p>
    <w:p w14:paraId="7C79257C" w14:textId="77777777" w:rsidR="0088739C" w:rsidRDefault="0088739C" w:rsidP="00594C59">
      <w:pPr>
        <w:rPr>
          <w:rFonts w:ascii="Times New Roman" w:hAnsi="Times New Roman" w:cs="Times New Roman"/>
          <w:sz w:val="24"/>
          <w:szCs w:val="24"/>
          <w:lang w:eastAsia="zh-CN"/>
        </w:rPr>
      </w:pPr>
    </w:p>
    <w:p w14:paraId="6AC3A683" w14:textId="77777777" w:rsidR="0088739C" w:rsidRDefault="0088739C" w:rsidP="00594C59">
      <w:pPr>
        <w:rPr>
          <w:rFonts w:ascii="Times New Roman" w:hAnsi="Times New Roman" w:cs="Times New Roman"/>
          <w:sz w:val="24"/>
          <w:szCs w:val="24"/>
          <w:lang w:eastAsia="zh-CN"/>
        </w:rPr>
      </w:pPr>
    </w:p>
    <w:p w14:paraId="6D702C68" w14:textId="77777777" w:rsidR="0088739C" w:rsidRDefault="0088739C" w:rsidP="00594C59">
      <w:pPr>
        <w:rPr>
          <w:rFonts w:ascii="Times New Roman" w:hAnsi="Times New Roman" w:cs="Times New Roman"/>
          <w:sz w:val="24"/>
          <w:szCs w:val="24"/>
          <w:lang w:eastAsia="zh-CN"/>
        </w:rPr>
      </w:pPr>
    </w:p>
    <w:p w14:paraId="1E12FB6D" w14:textId="77777777" w:rsidR="0088739C" w:rsidRDefault="0088739C" w:rsidP="00594C59">
      <w:pPr>
        <w:rPr>
          <w:rFonts w:ascii="Times New Roman" w:hAnsi="Times New Roman" w:cs="Times New Roman"/>
          <w:sz w:val="24"/>
          <w:szCs w:val="24"/>
          <w:lang w:eastAsia="zh-CN"/>
        </w:rPr>
      </w:pPr>
    </w:p>
    <w:p w14:paraId="43A29B42" w14:textId="77777777" w:rsidR="0088739C" w:rsidRDefault="0088739C" w:rsidP="00594C59">
      <w:pPr>
        <w:rPr>
          <w:rFonts w:ascii="Times New Roman" w:hAnsi="Times New Roman" w:cs="Times New Roman"/>
          <w:sz w:val="24"/>
          <w:szCs w:val="24"/>
          <w:lang w:eastAsia="zh-CN"/>
        </w:rPr>
      </w:pPr>
    </w:p>
    <w:p w14:paraId="55B784BB" w14:textId="77777777" w:rsidR="001615D9" w:rsidRDefault="001615D9" w:rsidP="00594C59">
      <w:pPr>
        <w:rPr>
          <w:rFonts w:ascii="Times New Roman" w:hAnsi="Times New Roman" w:cs="Times New Roman"/>
          <w:sz w:val="24"/>
          <w:szCs w:val="24"/>
          <w:lang w:eastAsia="zh-CN"/>
        </w:rPr>
      </w:pPr>
    </w:p>
    <w:p w14:paraId="4DC0CC36" w14:textId="77777777" w:rsidR="00450942" w:rsidRDefault="00450942" w:rsidP="00594C59">
      <w:pPr>
        <w:rPr>
          <w:rFonts w:ascii="Times New Roman" w:hAnsi="Times New Roman" w:cs="Times New Roman"/>
          <w:sz w:val="24"/>
          <w:szCs w:val="24"/>
          <w:lang w:eastAsia="zh-CN"/>
        </w:rPr>
      </w:pPr>
    </w:p>
    <w:p w14:paraId="24BE3034" w14:textId="77777777" w:rsidR="00450942" w:rsidRDefault="00450942" w:rsidP="00594C59">
      <w:pPr>
        <w:rPr>
          <w:rFonts w:ascii="Times New Roman" w:hAnsi="Times New Roman" w:cs="Times New Roman"/>
          <w:sz w:val="24"/>
          <w:szCs w:val="24"/>
          <w:lang w:eastAsia="zh-CN"/>
        </w:rPr>
      </w:pPr>
    </w:p>
    <w:p w14:paraId="72524404" w14:textId="77777777" w:rsidR="00AE5D43" w:rsidRPr="00D9479E" w:rsidRDefault="00AE5D43" w:rsidP="00AE5D43">
      <w:pPr>
        <w:rPr>
          <w:lang w:val="en-CA" w:eastAsia="zh-CN"/>
        </w:rPr>
      </w:pPr>
    </w:p>
    <w:p w14:paraId="64F04F38" w14:textId="721BF2AE" w:rsidR="00AE5D43" w:rsidRPr="00B954D1" w:rsidRDefault="00AE5D43" w:rsidP="00AE5D43">
      <w:pPr>
        <w:pStyle w:val="Bibliography"/>
        <w:jc w:val="center"/>
        <w:rPr>
          <w:rFonts w:ascii="Times New Roman" w:hAnsi="Times New Roman" w:cs="Times New Roman"/>
          <w:b/>
          <w:bCs/>
          <w:sz w:val="32"/>
          <w:szCs w:val="32"/>
        </w:rPr>
      </w:pPr>
      <w:r w:rsidRPr="00B954D1">
        <w:rPr>
          <w:rFonts w:ascii="Times New Roman" w:hAnsi="Times New Roman" w:cs="Times New Roman"/>
          <w:b/>
          <w:bCs/>
          <w:sz w:val="32"/>
          <w:szCs w:val="32"/>
        </w:rPr>
        <w:t>References</w:t>
      </w:r>
    </w:p>
    <w:p w14:paraId="7F55967D" w14:textId="612F7F8E" w:rsidR="00AE5D43" w:rsidRPr="00B954D1" w:rsidRDefault="00AE5D43" w:rsidP="00AE5D43">
      <w:pPr>
        <w:rPr>
          <w:rFonts w:ascii="Times New Roman" w:hAnsi="Times New Roman" w:cs="Times New Roman"/>
        </w:rPr>
      </w:pPr>
    </w:p>
    <w:p w14:paraId="2FF80072" w14:textId="77777777" w:rsidR="00B71FC8" w:rsidRPr="00B71FC8" w:rsidRDefault="00AE5D43" w:rsidP="00B71FC8">
      <w:pPr>
        <w:pStyle w:val="Bibliography"/>
        <w:rPr>
          <w:rFonts w:ascii="Times New Roman" w:hAnsi="Times New Roman" w:cs="Times New Roman"/>
          <w:sz w:val="24"/>
          <w:lang w:val="en-US" w:eastAsia="zh-CN" w:bidi="ar-SA"/>
        </w:rPr>
      </w:pPr>
      <w:r w:rsidRPr="00B954D1">
        <w:fldChar w:fldCharType="begin"/>
      </w:r>
      <w:r w:rsidRPr="00B954D1">
        <w:instrText xml:space="preserve"> ADDIN ZOTERO_BIBL {"uncited":[],"omitted":[],"custom":[]} CSL_BIBLIOGRAPHY </w:instrText>
      </w:r>
      <w:r w:rsidRPr="00B954D1">
        <w:fldChar w:fldCharType="separate"/>
      </w:r>
      <w:r w:rsidR="00B71FC8" w:rsidRPr="00B71FC8">
        <w:rPr>
          <w:rFonts w:ascii="Times New Roman" w:hAnsi="Times New Roman" w:cs="Times New Roman"/>
          <w:sz w:val="24"/>
          <w:lang w:val="en-US" w:eastAsia="zh-CN" w:bidi="ar-SA"/>
        </w:rPr>
        <w:t xml:space="preserve">Baldassano, C., Chen, J., Zadbood, A., Pillow, J. W., Hasson, U., &amp; Norman, K. A. (2017). Discovering Event Structure in Continuous Narrative Perception and Memory. </w:t>
      </w:r>
      <w:r w:rsidR="00B71FC8" w:rsidRPr="00B71FC8">
        <w:rPr>
          <w:rFonts w:ascii="Times New Roman" w:hAnsi="Times New Roman" w:cs="Times New Roman"/>
          <w:i/>
          <w:iCs/>
          <w:sz w:val="24"/>
          <w:lang w:val="en-US" w:eastAsia="zh-CN" w:bidi="ar-SA"/>
        </w:rPr>
        <w:t>Neuron</w:t>
      </w:r>
      <w:r w:rsidR="00B71FC8" w:rsidRPr="00B71FC8">
        <w:rPr>
          <w:rFonts w:ascii="Times New Roman" w:hAnsi="Times New Roman" w:cs="Times New Roman"/>
          <w:sz w:val="24"/>
          <w:lang w:val="en-US" w:eastAsia="zh-CN" w:bidi="ar-SA"/>
        </w:rPr>
        <w:t xml:space="preserve">, </w:t>
      </w:r>
      <w:r w:rsidR="00B71FC8" w:rsidRPr="00B71FC8">
        <w:rPr>
          <w:rFonts w:ascii="Times New Roman" w:hAnsi="Times New Roman" w:cs="Times New Roman"/>
          <w:i/>
          <w:iCs/>
          <w:sz w:val="24"/>
          <w:lang w:val="en-US" w:eastAsia="zh-CN" w:bidi="ar-SA"/>
        </w:rPr>
        <w:t>95</w:t>
      </w:r>
      <w:r w:rsidR="00B71FC8" w:rsidRPr="00B71FC8">
        <w:rPr>
          <w:rFonts w:ascii="Times New Roman" w:hAnsi="Times New Roman" w:cs="Times New Roman"/>
          <w:sz w:val="24"/>
          <w:lang w:val="en-US" w:eastAsia="zh-CN" w:bidi="ar-SA"/>
        </w:rPr>
        <w:t>(3), 709-721.e5. https://doi.org/10.1016/j.neuron.2017.06.041</w:t>
      </w:r>
    </w:p>
    <w:p w14:paraId="5835E5E3" w14:textId="77777777" w:rsidR="00B71FC8" w:rsidRPr="00B71FC8" w:rsidRDefault="00B71FC8" w:rsidP="00B71FC8">
      <w:pPr>
        <w:pStyle w:val="Bibliography"/>
        <w:rPr>
          <w:rFonts w:ascii="Times New Roman" w:hAnsi="Times New Roman" w:cs="Times New Roman"/>
          <w:sz w:val="24"/>
          <w:lang w:val="en-US" w:eastAsia="zh-CN" w:bidi="ar-SA"/>
        </w:rPr>
      </w:pPr>
      <w:r w:rsidRPr="00B71FC8">
        <w:rPr>
          <w:rFonts w:ascii="Times New Roman" w:hAnsi="Times New Roman" w:cs="Times New Roman"/>
          <w:sz w:val="24"/>
          <w:lang w:val="en-US" w:eastAsia="zh-CN" w:bidi="ar-SA"/>
        </w:rPr>
        <w:t xml:space="preserve">Bangert, A. S., Kurby, C. A., Hughes, A. S., &amp; Carrasco, O. (2020). Crossing event boundaries changes prospective perceptions of temporal length and proximity. </w:t>
      </w:r>
      <w:r w:rsidRPr="00B71FC8">
        <w:rPr>
          <w:rFonts w:ascii="Times New Roman" w:hAnsi="Times New Roman" w:cs="Times New Roman"/>
          <w:i/>
          <w:iCs/>
          <w:sz w:val="24"/>
          <w:lang w:val="en-US" w:eastAsia="zh-CN" w:bidi="ar-SA"/>
        </w:rPr>
        <w:t>Attention, Perception, &amp; Psychophysics</w:t>
      </w:r>
      <w:r w:rsidRPr="00B71FC8">
        <w:rPr>
          <w:rFonts w:ascii="Times New Roman" w:hAnsi="Times New Roman" w:cs="Times New Roman"/>
          <w:sz w:val="24"/>
          <w:lang w:val="en-US" w:eastAsia="zh-CN" w:bidi="ar-SA"/>
        </w:rPr>
        <w:t xml:space="preserve">, </w:t>
      </w:r>
      <w:r w:rsidRPr="00B71FC8">
        <w:rPr>
          <w:rFonts w:ascii="Times New Roman" w:hAnsi="Times New Roman" w:cs="Times New Roman"/>
          <w:i/>
          <w:iCs/>
          <w:sz w:val="24"/>
          <w:lang w:val="en-US" w:eastAsia="zh-CN" w:bidi="ar-SA"/>
        </w:rPr>
        <w:t>82</w:t>
      </w:r>
      <w:r w:rsidRPr="00B71FC8">
        <w:rPr>
          <w:rFonts w:ascii="Times New Roman" w:hAnsi="Times New Roman" w:cs="Times New Roman"/>
          <w:sz w:val="24"/>
          <w:lang w:val="en-US" w:eastAsia="zh-CN" w:bidi="ar-SA"/>
        </w:rPr>
        <w:t>(3), 1459–1472. https://doi.org/10.3758/s13414-019-01829-x</w:t>
      </w:r>
    </w:p>
    <w:p w14:paraId="26C12975" w14:textId="77777777" w:rsidR="00B71FC8" w:rsidRPr="00B71FC8" w:rsidRDefault="00B71FC8" w:rsidP="00B71FC8">
      <w:pPr>
        <w:pStyle w:val="Bibliography"/>
        <w:rPr>
          <w:rFonts w:ascii="Times New Roman" w:hAnsi="Times New Roman" w:cs="Times New Roman"/>
          <w:sz w:val="24"/>
          <w:lang w:val="en-US" w:eastAsia="zh-CN" w:bidi="ar-SA"/>
        </w:rPr>
      </w:pPr>
      <w:r w:rsidRPr="00B71FC8">
        <w:rPr>
          <w:rFonts w:ascii="Times New Roman" w:hAnsi="Times New Roman" w:cs="Times New Roman"/>
          <w:sz w:val="24"/>
          <w:lang w:val="en-US" w:eastAsia="zh-CN" w:bidi="ar-SA"/>
        </w:rPr>
        <w:t xml:space="preserve">Ben-Yakov, A., &amp; Dudai, Y. (2011). Constructing Realistic Engrams: Poststimulus Activity of Hippocampus and Dorsal Striatum Predicts Subsequent Episodic Memory. </w:t>
      </w:r>
      <w:r w:rsidRPr="00B71FC8">
        <w:rPr>
          <w:rFonts w:ascii="Times New Roman" w:hAnsi="Times New Roman" w:cs="Times New Roman"/>
          <w:i/>
          <w:iCs/>
          <w:sz w:val="24"/>
          <w:lang w:val="en-US" w:eastAsia="zh-CN" w:bidi="ar-SA"/>
        </w:rPr>
        <w:t>Journal of Neuroscience</w:t>
      </w:r>
      <w:r w:rsidRPr="00B71FC8">
        <w:rPr>
          <w:rFonts w:ascii="Times New Roman" w:hAnsi="Times New Roman" w:cs="Times New Roman"/>
          <w:sz w:val="24"/>
          <w:lang w:val="en-US" w:eastAsia="zh-CN" w:bidi="ar-SA"/>
        </w:rPr>
        <w:t xml:space="preserve">, </w:t>
      </w:r>
      <w:r w:rsidRPr="00B71FC8">
        <w:rPr>
          <w:rFonts w:ascii="Times New Roman" w:hAnsi="Times New Roman" w:cs="Times New Roman"/>
          <w:i/>
          <w:iCs/>
          <w:sz w:val="24"/>
          <w:lang w:val="en-US" w:eastAsia="zh-CN" w:bidi="ar-SA"/>
        </w:rPr>
        <w:t>31</w:t>
      </w:r>
      <w:r w:rsidRPr="00B71FC8">
        <w:rPr>
          <w:rFonts w:ascii="Times New Roman" w:hAnsi="Times New Roman" w:cs="Times New Roman"/>
          <w:sz w:val="24"/>
          <w:lang w:val="en-US" w:eastAsia="zh-CN" w:bidi="ar-SA"/>
        </w:rPr>
        <w:t>(24), 9032–9042. https://doi.org/10.1523/JNEUROSCI.0702-11.2011</w:t>
      </w:r>
    </w:p>
    <w:p w14:paraId="5B6027DF" w14:textId="77777777" w:rsidR="00B71FC8" w:rsidRPr="00B71FC8" w:rsidRDefault="00B71FC8" w:rsidP="00B71FC8">
      <w:pPr>
        <w:pStyle w:val="Bibliography"/>
        <w:rPr>
          <w:rFonts w:ascii="Times New Roman" w:hAnsi="Times New Roman" w:cs="Times New Roman"/>
          <w:sz w:val="24"/>
          <w:lang w:val="en-US" w:eastAsia="zh-CN" w:bidi="ar-SA"/>
        </w:rPr>
      </w:pPr>
      <w:r w:rsidRPr="00B71FC8">
        <w:rPr>
          <w:rFonts w:ascii="Times New Roman" w:hAnsi="Times New Roman" w:cs="Times New Roman"/>
          <w:sz w:val="24"/>
          <w:lang w:val="en-US" w:eastAsia="zh-CN" w:bidi="ar-SA"/>
        </w:rPr>
        <w:t xml:space="preserve">Ben-Yakov, A., &amp; Henson, R. N. (Eds.). (2018). The Hippocampal Film Editor: Sensitivity and Specificity to Event Boundaries in Continuous Experience. </w:t>
      </w:r>
      <w:r w:rsidRPr="00B71FC8">
        <w:rPr>
          <w:rFonts w:ascii="Times New Roman" w:hAnsi="Times New Roman" w:cs="Times New Roman"/>
          <w:i/>
          <w:iCs/>
          <w:sz w:val="24"/>
          <w:lang w:val="en-US" w:eastAsia="zh-CN" w:bidi="ar-SA"/>
        </w:rPr>
        <w:t>The Journal of Neuroscience</w:t>
      </w:r>
      <w:r w:rsidRPr="00B71FC8">
        <w:rPr>
          <w:rFonts w:ascii="Times New Roman" w:hAnsi="Times New Roman" w:cs="Times New Roman"/>
          <w:sz w:val="24"/>
          <w:lang w:val="en-US" w:eastAsia="zh-CN" w:bidi="ar-SA"/>
        </w:rPr>
        <w:t xml:space="preserve">, </w:t>
      </w:r>
      <w:r w:rsidRPr="00B71FC8">
        <w:rPr>
          <w:rFonts w:ascii="Times New Roman" w:hAnsi="Times New Roman" w:cs="Times New Roman"/>
          <w:i/>
          <w:iCs/>
          <w:sz w:val="24"/>
          <w:lang w:val="en-US" w:eastAsia="zh-CN" w:bidi="ar-SA"/>
        </w:rPr>
        <w:t>38</w:t>
      </w:r>
      <w:r w:rsidRPr="00B71FC8">
        <w:rPr>
          <w:rFonts w:ascii="Times New Roman" w:hAnsi="Times New Roman" w:cs="Times New Roman"/>
          <w:sz w:val="24"/>
          <w:lang w:val="en-US" w:eastAsia="zh-CN" w:bidi="ar-SA"/>
        </w:rPr>
        <w:t>(47), 10057–10068. https://doi.org/10.1523/JNEUROSCI.0524-18.2018</w:t>
      </w:r>
    </w:p>
    <w:p w14:paraId="12E682F6" w14:textId="77777777" w:rsidR="00B71FC8" w:rsidRPr="00B71FC8" w:rsidRDefault="00B71FC8" w:rsidP="00B71FC8">
      <w:pPr>
        <w:pStyle w:val="Bibliography"/>
        <w:rPr>
          <w:rFonts w:ascii="Times New Roman" w:hAnsi="Times New Roman" w:cs="Times New Roman"/>
          <w:sz w:val="24"/>
          <w:lang w:val="en-US" w:eastAsia="zh-CN" w:bidi="ar-SA"/>
        </w:rPr>
      </w:pPr>
      <w:r w:rsidRPr="00B71FC8">
        <w:rPr>
          <w:rFonts w:ascii="Times New Roman" w:hAnsi="Times New Roman" w:cs="Times New Roman"/>
          <w:sz w:val="24"/>
          <w:lang w:val="en-US" w:eastAsia="zh-CN" w:bidi="ar-SA"/>
        </w:rPr>
        <w:t xml:space="preserve">Clewett, D., Gasser, C., &amp; Davachi, L. (2020). Pupil-linked arousal signals track the temporal organization of events in memory. </w:t>
      </w:r>
      <w:r w:rsidRPr="00B71FC8">
        <w:rPr>
          <w:rFonts w:ascii="Times New Roman" w:hAnsi="Times New Roman" w:cs="Times New Roman"/>
          <w:i/>
          <w:iCs/>
          <w:sz w:val="24"/>
          <w:lang w:val="en-US" w:eastAsia="zh-CN" w:bidi="ar-SA"/>
        </w:rPr>
        <w:t>Nature Communications</w:t>
      </w:r>
      <w:r w:rsidRPr="00B71FC8">
        <w:rPr>
          <w:rFonts w:ascii="Times New Roman" w:hAnsi="Times New Roman" w:cs="Times New Roman"/>
          <w:sz w:val="24"/>
          <w:lang w:val="en-US" w:eastAsia="zh-CN" w:bidi="ar-SA"/>
        </w:rPr>
        <w:t xml:space="preserve">, </w:t>
      </w:r>
      <w:r w:rsidRPr="00B71FC8">
        <w:rPr>
          <w:rFonts w:ascii="Times New Roman" w:hAnsi="Times New Roman" w:cs="Times New Roman"/>
          <w:i/>
          <w:iCs/>
          <w:sz w:val="24"/>
          <w:lang w:val="en-US" w:eastAsia="zh-CN" w:bidi="ar-SA"/>
        </w:rPr>
        <w:t>11</w:t>
      </w:r>
      <w:r w:rsidRPr="00B71FC8">
        <w:rPr>
          <w:rFonts w:ascii="Times New Roman" w:hAnsi="Times New Roman" w:cs="Times New Roman"/>
          <w:sz w:val="24"/>
          <w:lang w:val="en-US" w:eastAsia="zh-CN" w:bidi="ar-SA"/>
        </w:rPr>
        <w:t>(1), 4007. https://doi.org/10.1038/s41467-020-17851-9</w:t>
      </w:r>
    </w:p>
    <w:p w14:paraId="303ACEE4" w14:textId="77777777" w:rsidR="00B71FC8" w:rsidRPr="00B71FC8" w:rsidRDefault="00B71FC8" w:rsidP="00B71FC8">
      <w:pPr>
        <w:pStyle w:val="Bibliography"/>
        <w:rPr>
          <w:rFonts w:ascii="Times New Roman" w:hAnsi="Times New Roman" w:cs="Times New Roman"/>
          <w:sz w:val="24"/>
          <w:lang w:val="en-US" w:eastAsia="zh-CN" w:bidi="ar-SA"/>
        </w:rPr>
      </w:pPr>
      <w:r w:rsidRPr="00B71FC8">
        <w:rPr>
          <w:rFonts w:ascii="Times New Roman" w:hAnsi="Times New Roman" w:cs="Times New Roman"/>
          <w:sz w:val="24"/>
          <w:lang w:val="en-US" w:eastAsia="zh-CN" w:bidi="ar-SA"/>
        </w:rPr>
        <w:t xml:space="preserve">DuBrow, S., &amp; Davachi, L. (2013). The influence of context boundaries on memory for the sequential order of events. </w:t>
      </w:r>
      <w:r w:rsidRPr="00B71FC8">
        <w:rPr>
          <w:rFonts w:ascii="Times New Roman" w:hAnsi="Times New Roman" w:cs="Times New Roman"/>
          <w:i/>
          <w:iCs/>
          <w:sz w:val="24"/>
          <w:lang w:val="en-US" w:eastAsia="zh-CN" w:bidi="ar-SA"/>
        </w:rPr>
        <w:t>Journal of Experimental Psychology: General</w:t>
      </w:r>
      <w:r w:rsidRPr="00B71FC8">
        <w:rPr>
          <w:rFonts w:ascii="Times New Roman" w:hAnsi="Times New Roman" w:cs="Times New Roman"/>
          <w:sz w:val="24"/>
          <w:lang w:val="en-US" w:eastAsia="zh-CN" w:bidi="ar-SA"/>
        </w:rPr>
        <w:t xml:space="preserve">, </w:t>
      </w:r>
      <w:r w:rsidRPr="00B71FC8">
        <w:rPr>
          <w:rFonts w:ascii="Times New Roman" w:hAnsi="Times New Roman" w:cs="Times New Roman"/>
          <w:i/>
          <w:iCs/>
          <w:sz w:val="24"/>
          <w:lang w:val="en-US" w:eastAsia="zh-CN" w:bidi="ar-SA"/>
        </w:rPr>
        <w:t>142</w:t>
      </w:r>
      <w:r w:rsidRPr="00B71FC8">
        <w:rPr>
          <w:rFonts w:ascii="Times New Roman" w:hAnsi="Times New Roman" w:cs="Times New Roman"/>
          <w:sz w:val="24"/>
          <w:lang w:val="en-US" w:eastAsia="zh-CN" w:bidi="ar-SA"/>
        </w:rPr>
        <w:t>(4), 1277–1286. https://doi.org/10.1037/a0034024</w:t>
      </w:r>
    </w:p>
    <w:p w14:paraId="5B1FCB28" w14:textId="77777777" w:rsidR="00B71FC8" w:rsidRPr="00B71FC8" w:rsidRDefault="00B71FC8" w:rsidP="00B71FC8">
      <w:pPr>
        <w:pStyle w:val="Bibliography"/>
        <w:rPr>
          <w:rFonts w:ascii="Times New Roman" w:hAnsi="Times New Roman" w:cs="Times New Roman"/>
          <w:sz w:val="24"/>
          <w:lang w:val="en-US" w:eastAsia="zh-CN" w:bidi="ar-SA"/>
        </w:rPr>
      </w:pPr>
      <w:r w:rsidRPr="00B71FC8">
        <w:rPr>
          <w:rFonts w:ascii="Times New Roman" w:hAnsi="Times New Roman" w:cs="Times New Roman"/>
          <w:sz w:val="24"/>
          <w:lang w:val="en-US" w:eastAsia="zh-CN" w:bidi="ar-SA"/>
        </w:rPr>
        <w:lastRenderedPageBreak/>
        <w:t xml:space="preserve">DuBrow, S., &amp; Davachi, L. (2014). Temporal Memory Is Shaped by Encoding Stability and Intervening Item Reactivation. </w:t>
      </w:r>
      <w:r w:rsidRPr="00B71FC8">
        <w:rPr>
          <w:rFonts w:ascii="Times New Roman" w:hAnsi="Times New Roman" w:cs="Times New Roman"/>
          <w:i/>
          <w:iCs/>
          <w:sz w:val="24"/>
          <w:lang w:val="en-US" w:eastAsia="zh-CN" w:bidi="ar-SA"/>
        </w:rPr>
        <w:t>The Journal of Neuroscience</w:t>
      </w:r>
      <w:r w:rsidRPr="00B71FC8">
        <w:rPr>
          <w:rFonts w:ascii="Times New Roman" w:hAnsi="Times New Roman" w:cs="Times New Roman"/>
          <w:sz w:val="24"/>
          <w:lang w:val="en-US" w:eastAsia="zh-CN" w:bidi="ar-SA"/>
        </w:rPr>
        <w:t xml:space="preserve">, </w:t>
      </w:r>
      <w:r w:rsidRPr="00B71FC8">
        <w:rPr>
          <w:rFonts w:ascii="Times New Roman" w:hAnsi="Times New Roman" w:cs="Times New Roman"/>
          <w:i/>
          <w:iCs/>
          <w:sz w:val="24"/>
          <w:lang w:val="en-US" w:eastAsia="zh-CN" w:bidi="ar-SA"/>
        </w:rPr>
        <w:t>34</w:t>
      </w:r>
      <w:r w:rsidRPr="00B71FC8">
        <w:rPr>
          <w:rFonts w:ascii="Times New Roman" w:hAnsi="Times New Roman" w:cs="Times New Roman"/>
          <w:sz w:val="24"/>
          <w:lang w:val="en-US" w:eastAsia="zh-CN" w:bidi="ar-SA"/>
        </w:rPr>
        <w:t>(42), 13998–14005. https://doi.org/10.1523/JNEUROSCI.2535-14.2014</w:t>
      </w:r>
    </w:p>
    <w:p w14:paraId="6DC19E90" w14:textId="77777777" w:rsidR="00B71FC8" w:rsidRPr="00B71FC8" w:rsidRDefault="00B71FC8" w:rsidP="00B71FC8">
      <w:pPr>
        <w:pStyle w:val="Bibliography"/>
        <w:rPr>
          <w:rFonts w:ascii="Times New Roman" w:hAnsi="Times New Roman" w:cs="Times New Roman"/>
          <w:sz w:val="24"/>
          <w:lang w:val="en-US" w:eastAsia="zh-CN" w:bidi="ar-SA"/>
        </w:rPr>
      </w:pPr>
      <w:r w:rsidRPr="00B71FC8">
        <w:rPr>
          <w:rFonts w:ascii="Times New Roman" w:hAnsi="Times New Roman" w:cs="Times New Roman"/>
          <w:sz w:val="24"/>
          <w:lang w:val="en-US" w:eastAsia="zh-CN" w:bidi="ar-SA"/>
        </w:rPr>
        <w:t xml:space="preserve">Ezzyat, Y., &amp; Davachi, L. (2014). Similarity Breeds Proximity: Pattern Similarity within and across Contexts Is Related to Later Mnemonic Judgments of Temporal Proximity. </w:t>
      </w:r>
      <w:r w:rsidRPr="00B71FC8">
        <w:rPr>
          <w:rFonts w:ascii="Times New Roman" w:hAnsi="Times New Roman" w:cs="Times New Roman"/>
          <w:i/>
          <w:iCs/>
          <w:sz w:val="24"/>
          <w:lang w:val="en-US" w:eastAsia="zh-CN" w:bidi="ar-SA"/>
        </w:rPr>
        <w:t>Neuron</w:t>
      </w:r>
      <w:r w:rsidRPr="00B71FC8">
        <w:rPr>
          <w:rFonts w:ascii="Times New Roman" w:hAnsi="Times New Roman" w:cs="Times New Roman"/>
          <w:sz w:val="24"/>
          <w:lang w:val="en-US" w:eastAsia="zh-CN" w:bidi="ar-SA"/>
        </w:rPr>
        <w:t xml:space="preserve">, </w:t>
      </w:r>
      <w:r w:rsidRPr="00B71FC8">
        <w:rPr>
          <w:rFonts w:ascii="Times New Roman" w:hAnsi="Times New Roman" w:cs="Times New Roman"/>
          <w:i/>
          <w:iCs/>
          <w:sz w:val="24"/>
          <w:lang w:val="en-US" w:eastAsia="zh-CN" w:bidi="ar-SA"/>
        </w:rPr>
        <w:t>81</w:t>
      </w:r>
      <w:r w:rsidRPr="00B71FC8">
        <w:rPr>
          <w:rFonts w:ascii="Times New Roman" w:hAnsi="Times New Roman" w:cs="Times New Roman"/>
          <w:sz w:val="24"/>
          <w:lang w:val="en-US" w:eastAsia="zh-CN" w:bidi="ar-SA"/>
        </w:rPr>
        <w:t>(5), 1179–1189. https://doi.org/10.1016/j.neuron.2014.01.042</w:t>
      </w:r>
    </w:p>
    <w:p w14:paraId="37ECDCC5" w14:textId="77777777" w:rsidR="00B71FC8" w:rsidRPr="00B71FC8" w:rsidRDefault="00B71FC8" w:rsidP="00B71FC8">
      <w:pPr>
        <w:pStyle w:val="Bibliography"/>
        <w:rPr>
          <w:rFonts w:ascii="Times New Roman" w:hAnsi="Times New Roman" w:cs="Times New Roman"/>
          <w:sz w:val="24"/>
          <w:lang w:val="en-US" w:eastAsia="zh-CN" w:bidi="ar-SA"/>
        </w:rPr>
      </w:pPr>
      <w:r w:rsidRPr="00B71FC8">
        <w:rPr>
          <w:rFonts w:ascii="Times New Roman" w:hAnsi="Times New Roman" w:cs="Times New Roman"/>
          <w:sz w:val="24"/>
          <w:lang w:val="en-US" w:eastAsia="zh-CN" w:bidi="ar-SA"/>
        </w:rPr>
        <w:t xml:space="preserve">Heusser, A. C., Ezzyat, Y., Shiff, I., &amp; Davachi, L. (2018). Perceptual boundaries cause mnemonic trade-offs between local boundary processing and across-trial associative binding. </w:t>
      </w:r>
      <w:r w:rsidRPr="00B71FC8">
        <w:rPr>
          <w:rFonts w:ascii="Times New Roman" w:hAnsi="Times New Roman" w:cs="Times New Roman"/>
          <w:i/>
          <w:iCs/>
          <w:sz w:val="24"/>
          <w:lang w:val="en-US" w:eastAsia="zh-CN" w:bidi="ar-SA"/>
        </w:rPr>
        <w:t>Journal of Experimental Psychology: Learning, Memory, and Cognition</w:t>
      </w:r>
      <w:r w:rsidRPr="00B71FC8">
        <w:rPr>
          <w:rFonts w:ascii="Times New Roman" w:hAnsi="Times New Roman" w:cs="Times New Roman"/>
          <w:sz w:val="24"/>
          <w:lang w:val="en-US" w:eastAsia="zh-CN" w:bidi="ar-SA"/>
        </w:rPr>
        <w:t xml:space="preserve">, </w:t>
      </w:r>
      <w:r w:rsidRPr="00B71FC8">
        <w:rPr>
          <w:rFonts w:ascii="Times New Roman" w:hAnsi="Times New Roman" w:cs="Times New Roman"/>
          <w:i/>
          <w:iCs/>
          <w:sz w:val="24"/>
          <w:lang w:val="en-US" w:eastAsia="zh-CN" w:bidi="ar-SA"/>
        </w:rPr>
        <w:t>44</w:t>
      </w:r>
      <w:r w:rsidRPr="00B71FC8">
        <w:rPr>
          <w:rFonts w:ascii="Times New Roman" w:hAnsi="Times New Roman" w:cs="Times New Roman"/>
          <w:sz w:val="24"/>
          <w:lang w:val="en-US" w:eastAsia="zh-CN" w:bidi="ar-SA"/>
        </w:rPr>
        <w:t>(7), 1075–1090. https://doi.org/10.1037/xlm0000503</w:t>
      </w:r>
    </w:p>
    <w:p w14:paraId="14DE3EF8" w14:textId="77777777" w:rsidR="00B71FC8" w:rsidRPr="00B71FC8" w:rsidRDefault="00B71FC8" w:rsidP="00B71FC8">
      <w:pPr>
        <w:pStyle w:val="Bibliography"/>
        <w:rPr>
          <w:rFonts w:ascii="Times New Roman" w:hAnsi="Times New Roman" w:cs="Times New Roman"/>
          <w:sz w:val="24"/>
          <w:lang w:val="en-US" w:eastAsia="zh-CN" w:bidi="ar-SA"/>
        </w:rPr>
      </w:pPr>
      <w:r w:rsidRPr="00B71FC8">
        <w:rPr>
          <w:rFonts w:ascii="Times New Roman" w:hAnsi="Times New Roman" w:cs="Times New Roman"/>
          <w:sz w:val="24"/>
          <w:lang w:val="en-US" w:eastAsia="zh-CN" w:bidi="ar-SA"/>
        </w:rPr>
        <w:t xml:space="preserve">Horner, A. J., Bisby, J. A., Wang, A., Bogus, K., &amp; Burgess, N. (2016). The role of spatial boundaries in shaping long-term event representations. </w:t>
      </w:r>
      <w:r w:rsidRPr="00B71FC8">
        <w:rPr>
          <w:rFonts w:ascii="Times New Roman" w:hAnsi="Times New Roman" w:cs="Times New Roman"/>
          <w:i/>
          <w:iCs/>
          <w:sz w:val="24"/>
          <w:lang w:val="en-US" w:eastAsia="zh-CN" w:bidi="ar-SA"/>
        </w:rPr>
        <w:t>Cognition</w:t>
      </w:r>
      <w:r w:rsidRPr="00B71FC8">
        <w:rPr>
          <w:rFonts w:ascii="Times New Roman" w:hAnsi="Times New Roman" w:cs="Times New Roman"/>
          <w:sz w:val="24"/>
          <w:lang w:val="en-US" w:eastAsia="zh-CN" w:bidi="ar-SA"/>
        </w:rPr>
        <w:t xml:space="preserve">, </w:t>
      </w:r>
      <w:r w:rsidRPr="00B71FC8">
        <w:rPr>
          <w:rFonts w:ascii="Times New Roman" w:hAnsi="Times New Roman" w:cs="Times New Roman"/>
          <w:i/>
          <w:iCs/>
          <w:sz w:val="24"/>
          <w:lang w:val="en-US" w:eastAsia="zh-CN" w:bidi="ar-SA"/>
        </w:rPr>
        <w:t>154</w:t>
      </w:r>
      <w:r w:rsidRPr="00B71FC8">
        <w:rPr>
          <w:rFonts w:ascii="Times New Roman" w:hAnsi="Times New Roman" w:cs="Times New Roman"/>
          <w:sz w:val="24"/>
          <w:lang w:val="en-US" w:eastAsia="zh-CN" w:bidi="ar-SA"/>
        </w:rPr>
        <w:t>, 151–164. https://doi.org/10.1016/j.cognition.2016.05.013</w:t>
      </w:r>
    </w:p>
    <w:p w14:paraId="2D227BEC" w14:textId="77777777" w:rsidR="00B71FC8" w:rsidRPr="00B71FC8" w:rsidRDefault="00B71FC8" w:rsidP="00B71FC8">
      <w:pPr>
        <w:pStyle w:val="Bibliography"/>
        <w:rPr>
          <w:rFonts w:ascii="Times New Roman" w:hAnsi="Times New Roman" w:cs="Times New Roman"/>
          <w:sz w:val="24"/>
          <w:lang w:val="en-US" w:eastAsia="zh-CN" w:bidi="ar-SA"/>
        </w:rPr>
      </w:pPr>
      <w:r w:rsidRPr="00B71FC8">
        <w:rPr>
          <w:rFonts w:ascii="Times New Roman" w:hAnsi="Times New Roman" w:cs="Times New Roman"/>
          <w:sz w:val="24"/>
          <w:lang w:val="en-US" w:eastAsia="zh-CN" w:bidi="ar-SA"/>
        </w:rPr>
        <w:t xml:space="preserve">Howard, M. W., &amp; Kahana, M. J. (2002). A Distributed Representation of Temporal Context. </w:t>
      </w:r>
      <w:r w:rsidRPr="00B71FC8">
        <w:rPr>
          <w:rFonts w:ascii="Times New Roman" w:hAnsi="Times New Roman" w:cs="Times New Roman"/>
          <w:i/>
          <w:iCs/>
          <w:sz w:val="24"/>
          <w:lang w:val="en-US" w:eastAsia="zh-CN" w:bidi="ar-SA"/>
        </w:rPr>
        <w:t>Journal of Mathematical Psychology</w:t>
      </w:r>
      <w:r w:rsidRPr="00B71FC8">
        <w:rPr>
          <w:rFonts w:ascii="Times New Roman" w:hAnsi="Times New Roman" w:cs="Times New Roman"/>
          <w:sz w:val="24"/>
          <w:lang w:val="en-US" w:eastAsia="zh-CN" w:bidi="ar-SA"/>
        </w:rPr>
        <w:t xml:space="preserve">, </w:t>
      </w:r>
      <w:r w:rsidRPr="00B71FC8">
        <w:rPr>
          <w:rFonts w:ascii="Times New Roman" w:hAnsi="Times New Roman" w:cs="Times New Roman"/>
          <w:i/>
          <w:iCs/>
          <w:sz w:val="24"/>
          <w:lang w:val="en-US" w:eastAsia="zh-CN" w:bidi="ar-SA"/>
        </w:rPr>
        <w:t>46</w:t>
      </w:r>
      <w:r w:rsidRPr="00B71FC8">
        <w:rPr>
          <w:rFonts w:ascii="Times New Roman" w:hAnsi="Times New Roman" w:cs="Times New Roman"/>
          <w:sz w:val="24"/>
          <w:lang w:val="en-US" w:eastAsia="zh-CN" w:bidi="ar-SA"/>
        </w:rPr>
        <w:t>(3), 269–299. https://doi.org/10.1006/jmps.2001.1388</w:t>
      </w:r>
    </w:p>
    <w:p w14:paraId="1EF8DFAF" w14:textId="77777777" w:rsidR="00B71FC8" w:rsidRPr="00B71FC8" w:rsidRDefault="00B71FC8" w:rsidP="00B71FC8">
      <w:pPr>
        <w:pStyle w:val="Bibliography"/>
        <w:rPr>
          <w:rFonts w:ascii="Times New Roman" w:hAnsi="Times New Roman" w:cs="Times New Roman"/>
          <w:sz w:val="24"/>
          <w:lang w:val="en-US" w:eastAsia="zh-CN" w:bidi="ar-SA"/>
        </w:rPr>
      </w:pPr>
      <w:r w:rsidRPr="00B71FC8">
        <w:rPr>
          <w:rFonts w:ascii="Times New Roman" w:hAnsi="Times New Roman" w:cs="Times New Roman"/>
          <w:sz w:val="24"/>
          <w:lang w:val="en-US" w:eastAsia="zh-CN" w:bidi="ar-SA"/>
        </w:rPr>
        <w:t xml:space="preserve">Howard, M. W., Shankar, K. H., Aue, W. R., &amp; Criss, A. H. (2015). A distributed representation of internal time. </w:t>
      </w:r>
      <w:r w:rsidRPr="00B71FC8">
        <w:rPr>
          <w:rFonts w:ascii="Times New Roman" w:hAnsi="Times New Roman" w:cs="Times New Roman"/>
          <w:i/>
          <w:iCs/>
          <w:sz w:val="24"/>
          <w:lang w:val="en-US" w:eastAsia="zh-CN" w:bidi="ar-SA"/>
        </w:rPr>
        <w:t>Psychological Review</w:t>
      </w:r>
      <w:r w:rsidRPr="00B71FC8">
        <w:rPr>
          <w:rFonts w:ascii="Times New Roman" w:hAnsi="Times New Roman" w:cs="Times New Roman"/>
          <w:sz w:val="24"/>
          <w:lang w:val="en-US" w:eastAsia="zh-CN" w:bidi="ar-SA"/>
        </w:rPr>
        <w:t xml:space="preserve">, </w:t>
      </w:r>
      <w:r w:rsidRPr="00B71FC8">
        <w:rPr>
          <w:rFonts w:ascii="Times New Roman" w:hAnsi="Times New Roman" w:cs="Times New Roman"/>
          <w:i/>
          <w:iCs/>
          <w:sz w:val="24"/>
          <w:lang w:val="en-US" w:eastAsia="zh-CN" w:bidi="ar-SA"/>
        </w:rPr>
        <w:t>122</w:t>
      </w:r>
      <w:r w:rsidRPr="00B71FC8">
        <w:rPr>
          <w:rFonts w:ascii="Times New Roman" w:hAnsi="Times New Roman" w:cs="Times New Roman"/>
          <w:sz w:val="24"/>
          <w:lang w:val="en-US" w:eastAsia="zh-CN" w:bidi="ar-SA"/>
        </w:rPr>
        <w:t>(1), 24–53. https://doi.org/10.1037/a0037840</w:t>
      </w:r>
    </w:p>
    <w:p w14:paraId="4CA9F2F9" w14:textId="77777777" w:rsidR="00B71FC8" w:rsidRPr="00B71FC8" w:rsidRDefault="00B71FC8" w:rsidP="00B71FC8">
      <w:pPr>
        <w:pStyle w:val="Bibliography"/>
        <w:rPr>
          <w:rFonts w:ascii="Times New Roman" w:hAnsi="Times New Roman" w:cs="Times New Roman"/>
          <w:sz w:val="24"/>
          <w:lang w:val="en-US" w:eastAsia="zh-CN" w:bidi="ar-SA"/>
        </w:rPr>
      </w:pPr>
      <w:r w:rsidRPr="00B71FC8">
        <w:rPr>
          <w:rFonts w:ascii="Times New Roman" w:hAnsi="Times New Roman" w:cs="Times New Roman"/>
          <w:sz w:val="24"/>
          <w:lang w:val="en-US" w:eastAsia="zh-CN" w:bidi="ar-SA"/>
        </w:rPr>
        <w:t xml:space="preserve">Lohnas, L. J., Healey, M. K., &amp; Davachi, L. (2023). Neural temporal context reinstatement of event structure during memory recall. </w:t>
      </w:r>
      <w:r w:rsidRPr="00B71FC8">
        <w:rPr>
          <w:rFonts w:ascii="Times New Roman" w:hAnsi="Times New Roman" w:cs="Times New Roman"/>
          <w:i/>
          <w:iCs/>
          <w:sz w:val="24"/>
          <w:lang w:val="en-US" w:eastAsia="zh-CN" w:bidi="ar-SA"/>
        </w:rPr>
        <w:t>Journal of Experimental Psychology: General</w:t>
      </w:r>
      <w:r w:rsidRPr="00B71FC8">
        <w:rPr>
          <w:rFonts w:ascii="Times New Roman" w:hAnsi="Times New Roman" w:cs="Times New Roman"/>
          <w:sz w:val="24"/>
          <w:lang w:val="en-US" w:eastAsia="zh-CN" w:bidi="ar-SA"/>
        </w:rPr>
        <w:t xml:space="preserve">, </w:t>
      </w:r>
      <w:r w:rsidRPr="00B71FC8">
        <w:rPr>
          <w:rFonts w:ascii="Times New Roman" w:hAnsi="Times New Roman" w:cs="Times New Roman"/>
          <w:i/>
          <w:iCs/>
          <w:sz w:val="24"/>
          <w:lang w:val="en-US" w:eastAsia="zh-CN" w:bidi="ar-SA"/>
        </w:rPr>
        <w:t>152</w:t>
      </w:r>
      <w:r w:rsidRPr="00B71FC8">
        <w:rPr>
          <w:rFonts w:ascii="Times New Roman" w:hAnsi="Times New Roman" w:cs="Times New Roman"/>
          <w:sz w:val="24"/>
          <w:lang w:val="en-US" w:eastAsia="zh-CN" w:bidi="ar-SA"/>
        </w:rPr>
        <w:t>(7), 1840–1872. https://doi.org/10.1037/xge0001354</w:t>
      </w:r>
    </w:p>
    <w:p w14:paraId="2EDB0F5A" w14:textId="77777777" w:rsidR="00B71FC8" w:rsidRPr="00B71FC8" w:rsidRDefault="00B71FC8" w:rsidP="00B71FC8">
      <w:pPr>
        <w:pStyle w:val="Bibliography"/>
        <w:rPr>
          <w:rFonts w:ascii="Times New Roman" w:hAnsi="Times New Roman" w:cs="Times New Roman"/>
          <w:sz w:val="24"/>
          <w:lang w:val="en-US" w:eastAsia="zh-CN" w:bidi="ar-SA"/>
        </w:rPr>
      </w:pPr>
      <w:r w:rsidRPr="00B71FC8">
        <w:rPr>
          <w:rFonts w:ascii="Times New Roman" w:hAnsi="Times New Roman" w:cs="Times New Roman"/>
          <w:sz w:val="24"/>
          <w:lang w:val="en-US" w:eastAsia="zh-CN" w:bidi="ar-SA"/>
        </w:rPr>
        <w:lastRenderedPageBreak/>
        <w:t xml:space="preserve">Lohnas, L. J., Polyn, S. M., &amp; Kahana, M. J. (2015). Expanding the scope of memory search: Modeling intralist and interlist effects in free recall. </w:t>
      </w:r>
      <w:r w:rsidRPr="00B71FC8">
        <w:rPr>
          <w:rFonts w:ascii="Times New Roman" w:hAnsi="Times New Roman" w:cs="Times New Roman"/>
          <w:i/>
          <w:iCs/>
          <w:sz w:val="24"/>
          <w:lang w:val="en-US" w:eastAsia="zh-CN" w:bidi="ar-SA"/>
        </w:rPr>
        <w:t>Psychological Review</w:t>
      </w:r>
      <w:r w:rsidRPr="00B71FC8">
        <w:rPr>
          <w:rFonts w:ascii="Times New Roman" w:hAnsi="Times New Roman" w:cs="Times New Roman"/>
          <w:sz w:val="24"/>
          <w:lang w:val="en-US" w:eastAsia="zh-CN" w:bidi="ar-SA"/>
        </w:rPr>
        <w:t xml:space="preserve">, </w:t>
      </w:r>
      <w:r w:rsidRPr="00B71FC8">
        <w:rPr>
          <w:rFonts w:ascii="Times New Roman" w:hAnsi="Times New Roman" w:cs="Times New Roman"/>
          <w:i/>
          <w:iCs/>
          <w:sz w:val="24"/>
          <w:lang w:val="en-US" w:eastAsia="zh-CN" w:bidi="ar-SA"/>
        </w:rPr>
        <w:t>122</w:t>
      </w:r>
      <w:r w:rsidRPr="00B71FC8">
        <w:rPr>
          <w:rFonts w:ascii="Times New Roman" w:hAnsi="Times New Roman" w:cs="Times New Roman"/>
          <w:sz w:val="24"/>
          <w:lang w:val="en-US" w:eastAsia="zh-CN" w:bidi="ar-SA"/>
        </w:rPr>
        <w:t>(2), 337–363. https://doi.org/10.1037/a0039036</w:t>
      </w:r>
    </w:p>
    <w:p w14:paraId="24E8C1D2" w14:textId="77777777" w:rsidR="00B71FC8" w:rsidRPr="00B71FC8" w:rsidRDefault="00B71FC8" w:rsidP="00B71FC8">
      <w:pPr>
        <w:pStyle w:val="Bibliography"/>
        <w:rPr>
          <w:rFonts w:ascii="Times New Roman" w:hAnsi="Times New Roman" w:cs="Times New Roman"/>
          <w:sz w:val="24"/>
          <w:lang w:val="en-US" w:eastAsia="zh-CN" w:bidi="ar-SA"/>
        </w:rPr>
      </w:pPr>
      <w:r w:rsidRPr="00B71FC8">
        <w:rPr>
          <w:rFonts w:ascii="Times New Roman" w:hAnsi="Times New Roman" w:cs="Times New Roman"/>
          <w:sz w:val="24"/>
          <w:lang w:val="en-US" w:eastAsia="zh-CN" w:bidi="ar-SA"/>
        </w:rPr>
        <w:t xml:space="preserve">McClay, M., Sachs, M. E., &amp; Clewett, D. (2023). Dynamic emotional states shape the episodic structure of memory. </w:t>
      </w:r>
      <w:r w:rsidRPr="00B71FC8">
        <w:rPr>
          <w:rFonts w:ascii="Times New Roman" w:hAnsi="Times New Roman" w:cs="Times New Roman"/>
          <w:i/>
          <w:iCs/>
          <w:sz w:val="24"/>
          <w:lang w:val="en-US" w:eastAsia="zh-CN" w:bidi="ar-SA"/>
        </w:rPr>
        <w:t>Nature Communications</w:t>
      </w:r>
      <w:r w:rsidRPr="00B71FC8">
        <w:rPr>
          <w:rFonts w:ascii="Times New Roman" w:hAnsi="Times New Roman" w:cs="Times New Roman"/>
          <w:sz w:val="24"/>
          <w:lang w:val="en-US" w:eastAsia="zh-CN" w:bidi="ar-SA"/>
        </w:rPr>
        <w:t xml:space="preserve">, </w:t>
      </w:r>
      <w:r w:rsidRPr="00B71FC8">
        <w:rPr>
          <w:rFonts w:ascii="Times New Roman" w:hAnsi="Times New Roman" w:cs="Times New Roman"/>
          <w:i/>
          <w:iCs/>
          <w:sz w:val="24"/>
          <w:lang w:val="en-US" w:eastAsia="zh-CN" w:bidi="ar-SA"/>
        </w:rPr>
        <w:t>14</w:t>
      </w:r>
      <w:r w:rsidRPr="00B71FC8">
        <w:rPr>
          <w:rFonts w:ascii="Times New Roman" w:hAnsi="Times New Roman" w:cs="Times New Roman"/>
          <w:sz w:val="24"/>
          <w:lang w:val="en-US" w:eastAsia="zh-CN" w:bidi="ar-SA"/>
        </w:rPr>
        <w:t>(1), 6533. https://doi.org/10.1038/s41467-023-42241-2</w:t>
      </w:r>
    </w:p>
    <w:p w14:paraId="10604BC4" w14:textId="77777777" w:rsidR="00B71FC8" w:rsidRPr="00B71FC8" w:rsidRDefault="00B71FC8" w:rsidP="00B71FC8">
      <w:pPr>
        <w:pStyle w:val="Bibliography"/>
        <w:rPr>
          <w:rFonts w:ascii="Times New Roman" w:hAnsi="Times New Roman" w:cs="Times New Roman"/>
          <w:sz w:val="24"/>
          <w:lang w:val="en-US" w:eastAsia="zh-CN" w:bidi="ar-SA"/>
        </w:rPr>
      </w:pPr>
      <w:r w:rsidRPr="00B71FC8">
        <w:rPr>
          <w:rFonts w:ascii="Times New Roman" w:hAnsi="Times New Roman" w:cs="Times New Roman"/>
          <w:sz w:val="24"/>
          <w:lang w:val="en-US" w:eastAsia="zh-CN" w:bidi="ar-SA"/>
        </w:rPr>
        <w:t xml:space="preserve">Polyn, S. M., Norman, K. A., &amp; Kahana, M. J. (2009). A context maintenance and retrieval model of organizational processes in free recall. </w:t>
      </w:r>
      <w:r w:rsidRPr="00B71FC8">
        <w:rPr>
          <w:rFonts w:ascii="Times New Roman" w:hAnsi="Times New Roman" w:cs="Times New Roman"/>
          <w:i/>
          <w:iCs/>
          <w:sz w:val="24"/>
          <w:lang w:val="en-US" w:eastAsia="zh-CN" w:bidi="ar-SA"/>
        </w:rPr>
        <w:t>Psychological Review</w:t>
      </w:r>
      <w:r w:rsidRPr="00B71FC8">
        <w:rPr>
          <w:rFonts w:ascii="Times New Roman" w:hAnsi="Times New Roman" w:cs="Times New Roman"/>
          <w:sz w:val="24"/>
          <w:lang w:val="en-US" w:eastAsia="zh-CN" w:bidi="ar-SA"/>
        </w:rPr>
        <w:t xml:space="preserve">, </w:t>
      </w:r>
      <w:r w:rsidRPr="00B71FC8">
        <w:rPr>
          <w:rFonts w:ascii="Times New Roman" w:hAnsi="Times New Roman" w:cs="Times New Roman"/>
          <w:i/>
          <w:iCs/>
          <w:sz w:val="24"/>
          <w:lang w:val="en-US" w:eastAsia="zh-CN" w:bidi="ar-SA"/>
        </w:rPr>
        <w:t>116</w:t>
      </w:r>
      <w:r w:rsidRPr="00B71FC8">
        <w:rPr>
          <w:rFonts w:ascii="Times New Roman" w:hAnsi="Times New Roman" w:cs="Times New Roman"/>
          <w:sz w:val="24"/>
          <w:lang w:val="en-US" w:eastAsia="zh-CN" w:bidi="ar-SA"/>
        </w:rPr>
        <w:t>(1), 129–156. https://doi.org/10.1037/a0014420</w:t>
      </w:r>
    </w:p>
    <w:p w14:paraId="594753B3" w14:textId="77777777" w:rsidR="00B71FC8" w:rsidRPr="00B71FC8" w:rsidRDefault="00B71FC8" w:rsidP="00B71FC8">
      <w:pPr>
        <w:pStyle w:val="Bibliography"/>
        <w:rPr>
          <w:rFonts w:ascii="Times New Roman" w:hAnsi="Times New Roman" w:cs="Times New Roman"/>
          <w:sz w:val="24"/>
          <w:lang w:val="en-US" w:eastAsia="zh-CN" w:bidi="ar-SA"/>
        </w:rPr>
      </w:pPr>
      <w:r w:rsidRPr="00B71FC8">
        <w:rPr>
          <w:rFonts w:ascii="Times New Roman" w:hAnsi="Times New Roman" w:cs="Times New Roman"/>
          <w:sz w:val="24"/>
          <w:lang w:val="en-US" w:eastAsia="zh-CN" w:bidi="ar-SA"/>
        </w:rPr>
        <w:t xml:space="preserve">Pu, Y., Kong, X.-Z., Ranganath, C., &amp; Melloni, L. (2022). Event boundaries shape temporal organization of memory by resetting temporal context. </w:t>
      </w:r>
      <w:r w:rsidRPr="00B71FC8">
        <w:rPr>
          <w:rFonts w:ascii="Times New Roman" w:hAnsi="Times New Roman" w:cs="Times New Roman"/>
          <w:i/>
          <w:iCs/>
          <w:sz w:val="24"/>
          <w:lang w:val="en-US" w:eastAsia="zh-CN" w:bidi="ar-SA"/>
        </w:rPr>
        <w:t>Nature Communications</w:t>
      </w:r>
      <w:r w:rsidRPr="00B71FC8">
        <w:rPr>
          <w:rFonts w:ascii="Times New Roman" w:hAnsi="Times New Roman" w:cs="Times New Roman"/>
          <w:sz w:val="24"/>
          <w:lang w:val="en-US" w:eastAsia="zh-CN" w:bidi="ar-SA"/>
        </w:rPr>
        <w:t xml:space="preserve">, </w:t>
      </w:r>
      <w:r w:rsidRPr="00B71FC8">
        <w:rPr>
          <w:rFonts w:ascii="Times New Roman" w:hAnsi="Times New Roman" w:cs="Times New Roman"/>
          <w:i/>
          <w:iCs/>
          <w:sz w:val="24"/>
          <w:lang w:val="en-US" w:eastAsia="zh-CN" w:bidi="ar-SA"/>
        </w:rPr>
        <w:t>13</w:t>
      </w:r>
      <w:r w:rsidRPr="00B71FC8">
        <w:rPr>
          <w:rFonts w:ascii="Times New Roman" w:hAnsi="Times New Roman" w:cs="Times New Roman"/>
          <w:sz w:val="24"/>
          <w:lang w:val="en-US" w:eastAsia="zh-CN" w:bidi="ar-SA"/>
        </w:rPr>
        <w:t>(1), 622. https://doi.org/10.1038/s41467-022-28216-9</w:t>
      </w:r>
    </w:p>
    <w:p w14:paraId="2062EE65" w14:textId="77777777" w:rsidR="00B71FC8" w:rsidRPr="00B71FC8" w:rsidRDefault="00B71FC8" w:rsidP="00B71FC8">
      <w:pPr>
        <w:pStyle w:val="Bibliography"/>
        <w:rPr>
          <w:rFonts w:ascii="Times New Roman" w:hAnsi="Times New Roman" w:cs="Times New Roman"/>
          <w:sz w:val="24"/>
          <w:lang w:val="en-US" w:eastAsia="zh-CN" w:bidi="ar-SA"/>
        </w:rPr>
      </w:pPr>
      <w:r w:rsidRPr="00B71FC8">
        <w:rPr>
          <w:rFonts w:ascii="Times New Roman" w:hAnsi="Times New Roman" w:cs="Times New Roman"/>
          <w:sz w:val="24"/>
          <w:lang w:val="en-US" w:eastAsia="zh-CN" w:bidi="ar-SA"/>
        </w:rPr>
        <w:t xml:space="preserve">Reagh, Z. M., Delarazan, A. I., Garber, A., &amp; Ranganath, C. (2020). Aging alters neural activity at event boundaries in the hippocampus and Posterior Medial network. </w:t>
      </w:r>
      <w:r w:rsidRPr="00B71FC8">
        <w:rPr>
          <w:rFonts w:ascii="Times New Roman" w:hAnsi="Times New Roman" w:cs="Times New Roman"/>
          <w:i/>
          <w:iCs/>
          <w:sz w:val="24"/>
          <w:lang w:val="en-US" w:eastAsia="zh-CN" w:bidi="ar-SA"/>
        </w:rPr>
        <w:t>Nature Communications</w:t>
      </w:r>
      <w:r w:rsidRPr="00B71FC8">
        <w:rPr>
          <w:rFonts w:ascii="Times New Roman" w:hAnsi="Times New Roman" w:cs="Times New Roman"/>
          <w:sz w:val="24"/>
          <w:lang w:val="en-US" w:eastAsia="zh-CN" w:bidi="ar-SA"/>
        </w:rPr>
        <w:t xml:space="preserve">, </w:t>
      </w:r>
      <w:r w:rsidRPr="00B71FC8">
        <w:rPr>
          <w:rFonts w:ascii="Times New Roman" w:hAnsi="Times New Roman" w:cs="Times New Roman"/>
          <w:i/>
          <w:iCs/>
          <w:sz w:val="24"/>
          <w:lang w:val="en-US" w:eastAsia="zh-CN" w:bidi="ar-SA"/>
        </w:rPr>
        <w:t>11</w:t>
      </w:r>
      <w:r w:rsidRPr="00B71FC8">
        <w:rPr>
          <w:rFonts w:ascii="Times New Roman" w:hAnsi="Times New Roman" w:cs="Times New Roman"/>
          <w:sz w:val="24"/>
          <w:lang w:val="en-US" w:eastAsia="zh-CN" w:bidi="ar-SA"/>
        </w:rPr>
        <w:t>(1), 3980. https://doi.org/10.1038/s41467-020-17713-4</w:t>
      </w:r>
    </w:p>
    <w:p w14:paraId="0E604F8B" w14:textId="77777777" w:rsidR="00B71FC8" w:rsidRPr="00B71FC8" w:rsidRDefault="00B71FC8" w:rsidP="00B71FC8">
      <w:pPr>
        <w:pStyle w:val="Bibliography"/>
        <w:rPr>
          <w:rFonts w:ascii="Times New Roman" w:hAnsi="Times New Roman" w:cs="Times New Roman"/>
          <w:sz w:val="24"/>
          <w:lang w:val="en-US" w:eastAsia="zh-CN" w:bidi="ar-SA"/>
        </w:rPr>
      </w:pPr>
      <w:r w:rsidRPr="00B71FC8">
        <w:rPr>
          <w:rFonts w:ascii="Times New Roman" w:hAnsi="Times New Roman" w:cs="Times New Roman"/>
          <w:sz w:val="24"/>
          <w:lang w:val="en-US" w:eastAsia="zh-CN" w:bidi="ar-SA"/>
        </w:rPr>
        <w:t xml:space="preserve">Reynolds, J. R., Zacks, J. M., &amp; Braver, T. S. (2007). A Computational Model of Event Segmentation From Perceptual Prediction. </w:t>
      </w:r>
      <w:r w:rsidRPr="00B71FC8">
        <w:rPr>
          <w:rFonts w:ascii="Times New Roman" w:hAnsi="Times New Roman" w:cs="Times New Roman"/>
          <w:i/>
          <w:iCs/>
          <w:sz w:val="24"/>
          <w:lang w:val="en-US" w:eastAsia="zh-CN" w:bidi="ar-SA"/>
        </w:rPr>
        <w:t>Cognitive Science</w:t>
      </w:r>
      <w:r w:rsidRPr="00B71FC8">
        <w:rPr>
          <w:rFonts w:ascii="Times New Roman" w:hAnsi="Times New Roman" w:cs="Times New Roman"/>
          <w:sz w:val="24"/>
          <w:lang w:val="en-US" w:eastAsia="zh-CN" w:bidi="ar-SA"/>
        </w:rPr>
        <w:t xml:space="preserve">, </w:t>
      </w:r>
      <w:r w:rsidRPr="00B71FC8">
        <w:rPr>
          <w:rFonts w:ascii="Times New Roman" w:hAnsi="Times New Roman" w:cs="Times New Roman"/>
          <w:i/>
          <w:iCs/>
          <w:sz w:val="24"/>
          <w:lang w:val="en-US" w:eastAsia="zh-CN" w:bidi="ar-SA"/>
        </w:rPr>
        <w:t>31</w:t>
      </w:r>
      <w:r w:rsidRPr="00B71FC8">
        <w:rPr>
          <w:rFonts w:ascii="Times New Roman" w:hAnsi="Times New Roman" w:cs="Times New Roman"/>
          <w:sz w:val="24"/>
          <w:lang w:val="en-US" w:eastAsia="zh-CN" w:bidi="ar-SA"/>
        </w:rPr>
        <w:t>(4), 613–643. https://doi.org/10.1080/15326900701399913</w:t>
      </w:r>
    </w:p>
    <w:p w14:paraId="1FD8397A" w14:textId="77777777" w:rsidR="00B71FC8" w:rsidRPr="00B71FC8" w:rsidRDefault="00B71FC8" w:rsidP="00B71FC8">
      <w:pPr>
        <w:pStyle w:val="Bibliography"/>
        <w:rPr>
          <w:rFonts w:ascii="Times New Roman" w:hAnsi="Times New Roman" w:cs="Times New Roman"/>
          <w:sz w:val="24"/>
          <w:lang w:val="en-US" w:eastAsia="zh-CN" w:bidi="ar-SA"/>
        </w:rPr>
      </w:pPr>
      <w:r w:rsidRPr="00B71FC8">
        <w:rPr>
          <w:rFonts w:ascii="Times New Roman" w:hAnsi="Times New Roman" w:cs="Times New Roman"/>
          <w:sz w:val="24"/>
          <w:lang w:val="en-US" w:eastAsia="zh-CN" w:bidi="ar-SA"/>
        </w:rPr>
        <w:t xml:space="preserve">Silva, M., Wu, X., Sabio, M., Conde-Blanco, E., Roldán, P., Donaire, A., Carreño, M., Axmacher, N., Baldassano, C., &amp; Fuentemilla, L. (2025). Movie-watching evokes ripple-like activity within events and at event boundaries. </w:t>
      </w:r>
      <w:r w:rsidRPr="00B71FC8">
        <w:rPr>
          <w:rFonts w:ascii="Times New Roman" w:hAnsi="Times New Roman" w:cs="Times New Roman"/>
          <w:i/>
          <w:iCs/>
          <w:sz w:val="24"/>
          <w:lang w:val="en-US" w:eastAsia="zh-CN" w:bidi="ar-SA"/>
        </w:rPr>
        <w:t>Nature Communications</w:t>
      </w:r>
      <w:r w:rsidRPr="00B71FC8">
        <w:rPr>
          <w:rFonts w:ascii="Times New Roman" w:hAnsi="Times New Roman" w:cs="Times New Roman"/>
          <w:sz w:val="24"/>
          <w:lang w:val="en-US" w:eastAsia="zh-CN" w:bidi="ar-SA"/>
        </w:rPr>
        <w:t xml:space="preserve">, </w:t>
      </w:r>
      <w:r w:rsidRPr="00B71FC8">
        <w:rPr>
          <w:rFonts w:ascii="Times New Roman" w:hAnsi="Times New Roman" w:cs="Times New Roman"/>
          <w:i/>
          <w:iCs/>
          <w:sz w:val="24"/>
          <w:lang w:val="en-US" w:eastAsia="zh-CN" w:bidi="ar-SA"/>
        </w:rPr>
        <w:t>16</w:t>
      </w:r>
      <w:r w:rsidRPr="00B71FC8">
        <w:rPr>
          <w:rFonts w:ascii="Times New Roman" w:hAnsi="Times New Roman" w:cs="Times New Roman"/>
          <w:sz w:val="24"/>
          <w:lang w:val="en-US" w:eastAsia="zh-CN" w:bidi="ar-SA"/>
        </w:rPr>
        <w:t>(1), 5647. https://doi.org/10.1038/s41467-025-60788-0</w:t>
      </w:r>
    </w:p>
    <w:p w14:paraId="4521B6B7" w14:textId="77777777" w:rsidR="00B71FC8" w:rsidRPr="00B71FC8" w:rsidRDefault="00B71FC8" w:rsidP="00B71FC8">
      <w:pPr>
        <w:pStyle w:val="Bibliography"/>
        <w:rPr>
          <w:rFonts w:ascii="Times New Roman" w:hAnsi="Times New Roman" w:cs="Times New Roman"/>
          <w:sz w:val="24"/>
          <w:lang w:val="en-US" w:eastAsia="zh-CN" w:bidi="ar-SA"/>
        </w:rPr>
      </w:pPr>
      <w:r w:rsidRPr="00B71FC8">
        <w:rPr>
          <w:rFonts w:ascii="Times New Roman" w:hAnsi="Times New Roman" w:cs="Times New Roman"/>
          <w:sz w:val="24"/>
          <w:lang w:val="en-US" w:eastAsia="zh-CN" w:bidi="ar-SA"/>
        </w:rPr>
        <w:lastRenderedPageBreak/>
        <w:t xml:space="preserve">Sols, I., DuBrow, S., Davachi, L., &amp; Fuentemilla, L. (2017). Event Boundaries Trigger Rapid Memory Reinstatement of the Prior Events to Promote Their Representation in Long-Term Memory. </w:t>
      </w:r>
      <w:r w:rsidRPr="00B71FC8">
        <w:rPr>
          <w:rFonts w:ascii="Times New Roman" w:hAnsi="Times New Roman" w:cs="Times New Roman"/>
          <w:i/>
          <w:iCs/>
          <w:sz w:val="24"/>
          <w:lang w:val="en-US" w:eastAsia="zh-CN" w:bidi="ar-SA"/>
        </w:rPr>
        <w:t>Current Biology</w:t>
      </w:r>
      <w:r w:rsidRPr="00B71FC8">
        <w:rPr>
          <w:rFonts w:ascii="Times New Roman" w:hAnsi="Times New Roman" w:cs="Times New Roman"/>
          <w:sz w:val="24"/>
          <w:lang w:val="en-US" w:eastAsia="zh-CN" w:bidi="ar-SA"/>
        </w:rPr>
        <w:t xml:space="preserve">, </w:t>
      </w:r>
      <w:r w:rsidRPr="00B71FC8">
        <w:rPr>
          <w:rFonts w:ascii="Times New Roman" w:hAnsi="Times New Roman" w:cs="Times New Roman"/>
          <w:i/>
          <w:iCs/>
          <w:sz w:val="24"/>
          <w:lang w:val="en-US" w:eastAsia="zh-CN" w:bidi="ar-SA"/>
        </w:rPr>
        <w:t>27</w:t>
      </w:r>
      <w:r w:rsidRPr="00B71FC8">
        <w:rPr>
          <w:rFonts w:ascii="Times New Roman" w:hAnsi="Times New Roman" w:cs="Times New Roman"/>
          <w:sz w:val="24"/>
          <w:lang w:val="en-US" w:eastAsia="zh-CN" w:bidi="ar-SA"/>
        </w:rPr>
        <w:t>(22), 3499-3504.e4. https://doi.org/10.1016/j.cub.2017.09.057</w:t>
      </w:r>
    </w:p>
    <w:p w14:paraId="396B6991" w14:textId="77777777" w:rsidR="00B71FC8" w:rsidRPr="00B71FC8" w:rsidRDefault="00B71FC8" w:rsidP="00B71FC8">
      <w:pPr>
        <w:pStyle w:val="Bibliography"/>
        <w:rPr>
          <w:rFonts w:ascii="Times New Roman" w:hAnsi="Times New Roman" w:cs="Times New Roman"/>
          <w:sz w:val="24"/>
          <w:lang w:val="en-US" w:eastAsia="zh-CN" w:bidi="ar-SA"/>
        </w:rPr>
      </w:pPr>
      <w:r w:rsidRPr="00B71FC8">
        <w:rPr>
          <w:rFonts w:ascii="Times New Roman" w:hAnsi="Times New Roman" w:cs="Times New Roman"/>
          <w:sz w:val="24"/>
          <w:lang w:val="en-US" w:eastAsia="zh-CN" w:bidi="ar-SA"/>
        </w:rPr>
        <w:t xml:space="preserve">Wang, J., &amp; Lapate, R. C. (2025). Emotional state dynamics impacts temporal memory. </w:t>
      </w:r>
      <w:r w:rsidRPr="00B71FC8">
        <w:rPr>
          <w:rFonts w:ascii="Times New Roman" w:hAnsi="Times New Roman" w:cs="Times New Roman"/>
          <w:i/>
          <w:iCs/>
          <w:sz w:val="24"/>
          <w:lang w:val="en-US" w:eastAsia="zh-CN" w:bidi="ar-SA"/>
        </w:rPr>
        <w:t>Cognition and Emotion</w:t>
      </w:r>
      <w:r w:rsidRPr="00B71FC8">
        <w:rPr>
          <w:rFonts w:ascii="Times New Roman" w:hAnsi="Times New Roman" w:cs="Times New Roman"/>
          <w:sz w:val="24"/>
          <w:lang w:val="en-US" w:eastAsia="zh-CN" w:bidi="ar-SA"/>
        </w:rPr>
        <w:t xml:space="preserve">, </w:t>
      </w:r>
      <w:r w:rsidRPr="00B71FC8">
        <w:rPr>
          <w:rFonts w:ascii="Times New Roman" w:hAnsi="Times New Roman" w:cs="Times New Roman"/>
          <w:i/>
          <w:iCs/>
          <w:sz w:val="24"/>
          <w:lang w:val="en-US" w:eastAsia="zh-CN" w:bidi="ar-SA"/>
        </w:rPr>
        <w:t>39</w:t>
      </w:r>
      <w:r w:rsidRPr="00B71FC8">
        <w:rPr>
          <w:rFonts w:ascii="Times New Roman" w:hAnsi="Times New Roman" w:cs="Times New Roman"/>
          <w:sz w:val="24"/>
          <w:lang w:val="en-US" w:eastAsia="zh-CN" w:bidi="ar-SA"/>
        </w:rPr>
        <w:t>(1), 136–155. https://doi.org/10.1080/02699931.2024.2349326</w:t>
      </w:r>
    </w:p>
    <w:p w14:paraId="68BDA668" w14:textId="77777777" w:rsidR="00B71FC8" w:rsidRPr="00B71FC8" w:rsidRDefault="00B71FC8" w:rsidP="00B71FC8">
      <w:pPr>
        <w:pStyle w:val="Bibliography"/>
        <w:rPr>
          <w:rFonts w:ascii="Times New Roman" w:hAnsi="Times New Roman" w:cs="Times New Roman"/>
          <w:sz w:val="24"/>
          <w:lang w:val="en-US" w:eastAsia="zh-CN" w:bidi="ar-SA"/>
        </w:rPr>
      </w:pPr>
      <w:r w:rsidRPr="00B71FC8">
        <w:rPr>
          <w:rFonts w:ascii="Times New Roman" w:hAnsi="Times New Roman" w:cs="Times New Roman"/>
          <w:sz w:val="24"/>
          <w:lang w:val="en-US" w:eastAsia="zh-CN" w:bidi="ar-SA"/>
        </w:rPr>
        <w:t xml:space="preserve">Wang, Y. C., &amp; Egner, T. (2022). Switching task sets creates event boundaries in memory. </w:t>
      </w:r>
      <w:r w:rsidRPr="00B71FC8">
        <w:rPr>
          <w:rFonts w:ascii="Times New Roman" w:hAnsi="Times New Roman" w:cs="Times New Roman"/>
          <w:i/>
          <w:iCs/>
          <w:sz w:val="24"/>
          <w:lang w:val="en-US" w:eastAsia="zh-CN" w:bidi="ar-SA"/>
        </w:rPr>
        <w:t>Cognition</w:t>
      </w:r>
      <w:r w:rsidRPr="00B71FC8">
        <w:rPr>
          <w:rFonts w:ascii="Times New Roman" w:hAnsi="Times New Roman" w:cs="Times New Roman"/>
          <w:sz w:val="24"/>
          <w:lang w:val="en-US" w:eastAsia="zh-CN" w:bidi="ar-SA"/>
        </w:rPr>
        <w:t xml:space="preserve">, </w:t>
      </w:r>
      <w:r w:rsidRPr="00B71FC8">
        <w:rPr>
          <w:rFonts w:ascii="Times New Roman" w:hAnsi="Times New Roman" w:cs="Times New Roman"/>
          <w:i/>
          <w:iCs/>
          <w:sz w:val="24"/>
          <w:lang w:val="en-US" w:eastAsia="zh-CN" w:bidi="ar-SA"/>
        </w:rPr>
        <w:t>221</w:t>
      </w:r>
      <w:r w:rsidRPr="00B71FC8">
        <w:rPr>
          <w:rFonts w:ascii="Times New Roman" w:hAnsi="Times New Roman" w:cs="Times New Roman"/>
          <w:sz w:val="24"/>
          <w:lang w:val="en-US" w:eastAsia="zh-CN" w:bidi="ar-SA"/>
        </w:rPr>
        <w:t>, 104992. https://doi.org/10.1016/j.cognition.2021.104992</w:t>
      </w:r>
    </w:p>
    <w:p w14:paraId="4EA5CF9A" w14:textId="77777777" w:rsidR="00B71FC8" w:rsidRPr="00B71FC8" w:rsidRDefault="00B71FC8" w:rsidP="00B71FC8">
      <w:pPr>
        <w:pStyle w:val="Bibliography"/>
        <w:rPr>
          <w:rFonts w:ascii="Times New Roman" w:hAnsi="Times New Roman" w:cs="Times New Roman"/>
          <w:sz w:val="24"/>
          <w:lang w:val="en-US" w:eastAsia="zh-CN" w:bidi="ar-SA"/>
        </w:rPr>
      </w:pPr>
      <w:r w:rsidRPr="00B71FC8">
        <w:rPr>
          <w:rFonts w:ascii="Times New Roman" w:hAnsi="Times New Roman" w:cs="Times New Roman"/>
          <w:sz w:val="24"/>
          <w:lang w:val="en-US" w:eastAsia="zh-CN" w:bidi="ar-SA"/>
        </w:rPr>
        <w:t xml:space="preserve">Wen, T., &amp; Egner, T. (2022). Retrieval context determines whether event boundaries impair or enhance temporal order memory. </w:t>
      </w:r>
      <w:r w:rsidRPr="00B71FC8">
        <w:rPr>
          <w:rFonts w:ascii="Times New Roman" w:hAnsi="Times New Roman" w:cs="Times New Roman"/>
          <w:i/>
          <w:iCs/>
          <w:sz w:val="24"/>
          <w:lang w:val="en-US" w:eastAsia="zh-CN" w:bidi="ar-SA"/>
        </w:rPr>
        <w:t>Cognition</w:t>
      </w:r>
      <w:r w:rsidRPr="00B71FC8">
        <w:rPr>
          <w:rFonts w:ascii="Times New Roman" w:hAnsi="Times New Roman" w:cs="Times New Roman"/>
          <w:sz w:val="24"/>
          <w:lang w:val="en-US" w:eastAsia="zh-CN" w:bidi="ar-SA"/>
        </w:rPr>
        <w:t xml:space="preserve">, </w:t>
      </w:r>
      <w:r w:rsidRPr="00B71FC8">
        <w:rPr>
          <w:rFonts w:ascii="Times New Roman" w:hAnsi="Times New Roman" w:cs="Times New Roman"/>
          <w:i/>
          <w:iCs/>
          <w:sz w:val="24"/>
          <w:lang w:val="en-US" w:eastAsia="zh-CN" w:bidi="ar-SA"/>
        </w:rPr>
        <w:t>225</w:t>
      </w:r>
      <w:r w:rsidRPr="00B71FC8">
        <w:rPr>
          <w:rFonts w:ascii="Times New Roman" w:hAnsi="Times New Roman" w:cs="Times New Roman"/>
          <w:sz w:val="24"/>
          <w:lang w:val="en-US" w:eastAsia="zh-CN" w:bidi="ar-SA"/>
        </w:rPr>
        <w:t>, 105145. https://doi.org/10.1016/j.cognition.2022.105145</w:t>
      </w:r>
    </w:p>
    <w:p w14:paraId="4A1A2F65" w14:textId="77777777" w:rsidR="00B71FC8" w:rsidRPr="00B71FC8" w:rsidRDefault="00B71FC8" w:rsidP="00B71FC8">
      <w:pPr>
        <w:pStyle w:val="Bibliography"/>
        <w:rPr>
          <w:rFonts w:ascii="Times New Roman" w:hAnsi="Times New Roman" w:cs="Times New Roman"/>
          <w:sz w:val="24"/>
          <w:lang w:val="en-US" w:eastAsia="zh-CN" w:bidi="ar-SA"/>
        </w:rPr>
      </w:pPr>
      <w:r w:rsidRPr="00B71FC8">
        <w:rPr>
          <w:rFonts w:ascii="Times New Roman" w:hAnsi="Times New Roman" w:cs="Times New Roman"/>
          <w:sz w:val="24"/>
          <w:lang w:val="en-US" w:eastAsia="zh-CN" w:bidi="ar-SA"/>
        </w:rPr>
        <w:t xml:space="preserve">Wyrobnik, M., Van Der Meer, E., &amp; Klostermann, F. (2022). Relation between event segmentation and memory dysfunction in Parkinson’s disease. </w:t>
      </w:r>
      <w:r w:rsidRPr="00B71FC8">
        <w:rPr>
          <w:rFonts w:ascii="Times New Roman" w:hAnsi="Times New Roman" w:cs="Times New Roman"/>
          <w:i/>
          <w:iCs/>
          <w:sz w:val="24"/>
          <w:lang w:val="en-US" w:eastAsia="zh-CN" w:bidi="ar-SA"/>
        </w:rPr>
        <w:t>Brain and Cognition</w:t>
      </w:r>
      <w:r w:rsidRPr="00B71FC8">
        <w:rPr>
          <w:rFonts w:ascii="Times New Roman" w:hAnsi="Times New Roman" w:cs="Times New Roman"/>
          <w:sz w:val="24"/>
          <w:lang w:val="en-US" w:eastAsia="zh-CN" w:bidi="ar-SA"/>
        </w:rPr>
        <w:t xml:space="preserve">, </w:t>
      </w:r>
      <w:r w:rsidRPr="00B71FC8">
        <w:rPr>
          <w:rFonts w:ascii="Times New Roman" w:hAnsi="Times New Roman" w:cs="Times New Roman"/>
          <w:i/>
          <w:iCs/>
          <w:sz w:val="24"/>
          <w:lang w:val="en-US" w:eastAsia="zh-CN" w:bidi="ar-SA"/>
        </w:rPr>
        <w:t>163</w:t>
      </w:r>
      <w:r w:rsidRPr="00B71FC8">
        <w:rPr>
          <w:rFonts w:ascii="Times New Roman" w:hAnsi="Times New Roman" w:cs="Times New Roman"/>
          <w:sz w:val="24"/>
          <w:lang w:val="en-US" w:eastAsia="zh-CN" w:bidi="ar-SA"/>
        </w:rPr>
        <w:t>, 105912. https://doi.org/10.1016/j.bandc.2022.105912</w:t>
      </w:r>
    </w:p>
    <w:p w14:paraId="69991778" w14:textId="77777777" w:rsidR="00B71FC8" w:rsidRPr="00B71FC8" w:rsidRDefault="00B71FC8" w:rsidP="00B71FC8">
      <w:pPr>
        <w:pStyle w:val="Bibliography"/>
        <w:rPr>
          <w:rFonts w:ascii="Times New Roman" w:hAnsi="Times New Roman" w:cs="Times New Roman"/>
          <w:sz w:val="24"/>
          <w:lang w:val="en-US" w:eastAsia="zh-CN" w:bidi="ar-SA"/>
        </w:rPr>
      </w:pPr>
      <w:r w:rsidRPr="00B71FC8">
        <w:rPr>
          <w:rFonts w:ascii="Times New Roman" w:hAnsi="Times New Roman" w:cs="Times New Roman"/>
          <w:sz w:val="24"/>
          <w:lang w:val="en-US" w:eastAsia="zh-CN" w:bidi="ar-SA"/>
        </w:rPr>
        <w:t xml:space="preserve">Zacks, J. M., Kurby, C. A., Landazabal, C. S., Krueger, F., &amp; Grafman, J. (2016). Effects of penetrating traumatic brain injury on event segmentation and memory. </w:t>
      </w:r>
      <w:r w:rsidRPr="00B71FC8">
        <w:rPr>
          <w:rFonts w:ascii="Times New Roman" w:hAnsi="Times New Roman" w:cs="Times New Roman"/>
          <w:i/>
          <w:iCs/>
          <w:sz w:val="24"/>
          <w:lang w:val="en-US" w:eastAsia="zh-CN" w:bidi="ar-SA"/>
        </w:rPr>
        <w:t>Cortex</w:t>
      </w:r>
      <w:r w:rsidRPr="00B71FC8">
        <w:rPr>
          <w:rFonts w:ascii="Times New Roman" w:hAnsi="Times New Roman" w:cs="Times New Roman"/>
          <w:sz w:val="24"/>
          <w:lang w:val="en-US" w:eastAsia="zh-CN" w:bidi="ar-SA"/>
        </w:rPr>
        <w:t xml:space="preserve">, </w:t>
      </w:r>
      <w:r w:rsidRPr="00B71FC8">
        <w:rPr>
          <w:rFonts w:ascii="Times New Roman" w:hAnsi="Times New Roman" w:cs="Times New Roman"/>
          <w:i/>
          <w:iCs/>
          <w:sz w:val="24"/>
          <w:lang w:val="en-US" w:eastAsia="zh-CN" w:bidi="ar-SA"/>
        </w:rPr>
        <w:t>74</w:t>
      </w:r>
      <w:r w:rsidRPr="00B71FC8">
        <w:rPr>
          <w:rFonts w:ascii="Times New Roman" w:hAnsi="Times New Roman" w:cs="Times New Roman"/>
          <w:sz w:val="24"/>
          <w:lang w:val="en-US" w:eastAsia="zh-CN" w:bidi="ar-SA"/>
        </w:rPr>
        <w:t>, 233–246. https://doi.org/10.1016/j.cortex.2015.11.002</w:t>
      </w:r>
    </w:p>
    <w:p w14:paraId="3126585F" w14:textId="77777777" w:rsidR="00B71FC8" w:rsidRPr="00B71FC8" w:rsidRDefault="00B71FC8" w:rsidP="00B71FC8">
      <w:pPr>
        <w:pStyle w:val="Bibliography"/>
        <w:rPr>
          <w:rFonts w:ascii="Times New Roman" w:hAnsi="Times New Roman" w:cs="Times New Roman"/>
          <w:sz w:val="24"/>
          <w:lang w:val="en-US" w:eastAsia="zh-CN" w:bidi="ar-SA"/>
        </w:rPr>
      </w:pPr>
      <w:r w:rsidRPr="00B71FC8">
        <w:rPr>
          <w:rFonts w:ascii="Times New Roman" w:hAnsi="Times New Roman" w:cs="Times New Roman"/>
          <w:sz w:val="24"/>
          <w:lang w:val="en-US" w:eastAsia="zh-CN" w:bidi="ar-SA"/>
        </w:rPr>
        <w:t xml:space="preserve">Zacks, J. M., Speer, N. K., Swallow, K. M., Braver, T. S., &amp; Reynolds, J. R. (2007). Event perception: A mind-brain perspective. </w:t>
      </w:r>
      <w:r w:rsidRPr="00B71FC8">
        <w:rPr>
          <w:rFonts w:ascii="Times New Roman" w:hAnsi="Times New Roman" w:cs="Times New Roman"/>
          <w:i/>
          <w:iCs/>
          <w:sz w:val="24"/>
          <w:lang w:val="en-US" w:eastAsia="zh-CN" w:bidi="ar-SA"/>
        </w:rPr>
        <w:t>Psychological Bulletin</w:t>
      </w:r>
      <w:r w:rsidRPr="00B71FC8">
        <w:rPr>
          <w:rFonts w:ascii="Times New Roman" w:hAnsi="Times New Roman" w:cs="Times New Roman"/>
          <w:sz w:val="24"/>
          <w:lang w:val="en-US" w:eastAsia="zh-CN" w:bidi="ar-SA"/>
        </w:rPr>
        <w:t xml:space="preserve">, </w:t>
      </w:r>
      <w:r w:rsidRPr="00B71FC8">
        <w:rPr>
          <w:rFonts w:ascii="Times New Roman" w:hAnsi="Times New Roman" w:cs="Times New Roman"/>
          <w:i/>
          <w:iCs/>
          <w:sz w:val="24"/>
          <w:lang w:val="en-US" w:eastAsia="zh-CN" w:bidi="ar-SA"/>
        </w:rPr>
        <w:t>133</w:t>
      </w:r>
      <w:r w:rsidRPr="00B71FC8">
        <w:rPr>
          <w:rFonts w:ascii="Times New Roman" w:hAnsi="Times New Roman" w:cs="Times New Roman"/>
          <w:sz w:val="24"/>
          <w:lang w:val="en-US" w:eastAsia="zh-CN" w:bidi="ar-SA"/>
        </w:rPr>
        <w:t>(2), 273–293. https://doi.org/10.1037/0033-2909.133.2.273</w:t>
      </w:r>
    </w:p>
    <w:p w14:paraId="1DCA25B8" w14:textId="2718FF11" w:rsidR="00AE5D43" w:rsidRDefault="00AE5D43" w:rsidP="00B71FC8">
      <w:pPr>
        <w:pStyle w:val="Bibliography"/>
      </w:pPr>
      <w:r w:rsidRPr="00B954D1">
        <w:rPr>
          <w:rFonts w:ascii="Times New Roman" w:hAnsi="Times New Roman" w:cs="Times New Roman"/>
        </w:rPr>
        <w:fldChar w:fldCharType="end"/>
      </w:r>
    </w:p>
    <w:p w14:paraId="1E0B73E8" w14:textId="77777777" w:rsidR="00AE5D43" w:rsidRDefault="00AE5D43"/>
    <w:sectPr w:rsidR="00AE5D43">
      <w:footerReference w:type="default" r:id="rId20"/>
      <w:pgSz w:w="12240" w:h="15840"/>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Jordan Gunn" w:date="2026-03-05T10:27:00Z" w:initials="JG">
    <w:p w14:paraId="1E71700D" w14:textId="77777777" w:rsidR="00A30180" w:rsidRDefault="00A30180" w:rsidP="00A30180">
      <w:r>
        <w:rPr>
          <w:rStyle w:val="CommentReference"/>
        </w:rPr>
        <w:annotationRef/>
      </w:r>
      <w:r>
        <w:rPr>
          <w:sz w:val="20"/>
          <w:szCs w:val="20"/>
        </w:rPr>
        <w:t>Before reading, this title seems perhaps unnecessarily hedgey. Do we have to qualify that we're talking about "behavioral markers" of event segmentation? Do we need to explicitly specify that we're addressing "The contribution" of retrieval processes" in event segmentation?</w:t>
      </w:r>
    </w:p>
  </w:comment>
  <w:comment w:id="1" w:author="Jordan Gunn" w:date="2026-03-05T10:29:00Z" w:initials="JG">
    <w:p w14:paraId="0F6B8C3D" w14:textId="77777777" w:rsidR="00A30180" w:rsidRDefault="00A30180" w:rsidP="00A30180">
      <w:r>
        <w:rPr>
          <w:rStyle w:val="CommentReference"/>
        </w:rPr>
        <w:annotationRef/>
      </w:r>
      <w:r>
        <w:rPr>
          <w:sz w:val="20"/>
          <w:szCs w:val="20"/>
        </w:rPr>
        <w:t>I don't know if you capitalize theory here</w:t>
      </w:r>
    </w:p>
  </w:comment>
  <w:comment w:id="2" w:author="Jordan Gunn" w:date="2026-03-05T10:29:00Z" w:initials="JG">
    <w:p w14:paraId="15D35AEA" w14:textId="77777777" w:rsidR="00A30180" w:rsidRDefault="00A30180" w:rsidP="00A30180">
      <w:r>
        <w:rPr>
          <w:rStyle w:val="CommentReference"/>
        </w:rPr>
        <w:annotationRef/>
      </w:r>
      <w:r>
        <w:rPr>
          <w:sz w:val="20"/>
          <w:szCs w:val="20"/>
        </w:rPr>
        <w:t>these citations seem to appear late</w:t>
      </w:r>
    </w:p>
  </w:comment>
  <w:comment w:id="3" w:author="Jordan Gunn" w:date="2026-03-05T10:32:00Z" w:initials="JG">
    <w:p w14:paraId="684E3A82" w14:textId="77777777" w:rsidR="00A30180" w:rsidRDefault="00A30180" w:rsidP="00A30180">
      <w:r>
        <w:rPr>
          <w:rStyle w:val="CommentReference"/>
        </w:rPr>
        <w:annotationRef/>
      </w:r>
      <w:r>
        <w:rPr>
          <w:sz w:val="20"/>
          <w:szCs w:val="20"/>
        </w:rPr>
        <w:t>Some things are strange about this paragraph. Specifically highlighting that work appears in top-tier journals is atypical. Citations appear late and their arrangement leaves unclear how each contributes to your claim. The referent of "its" in "its expansion" is unclear. There's some specificity missing from this paragraph too. You convey that work studying event segmentation has appeared in those domains, but it's left unclear how or why. The final claim that event boundaries are fundamental units of human experience thus feels unearned. Also, is strange to call boundaries "units" -- maybe cleaner to call the segments themselves -- "events"? -- the purported fundamental unit of human experience.</w:t>
      </w:r>
    </w:p>
  </w:comment>
  <w:comment w:id="4" w:author="Jordan Gunn" w:date="2026-03-05T10:35:00Z" w:initials="JG">
    <w:p w14:paraId="3C8AB47B" w14:textId="77777777" w:rsidR="00A30180" w:rsidRDefault="00A30180" w:rsidP="00A30180">
      <w:r>
        <w:rPr>
          <w:rStyle w:val="CommentReference"/>
        </w:rPr>
        <w:annotationRef/>
      </w:r>
      <w:r>
        <w:rPr>
          <w:sz w:val="20"/>
          <w:szCs w:val="20"/>
        </w:rPr>
        <w:t>one more disconnected citation dump</w:t>
      </w:r>
    </w:p>
  </w:comment>
  <w:comment w:id="5" w:author="Jordan Gunn" w:date="2026-03-05T10:35:00Z" w:initials="JG">
    <w:p w14:paraId="068B1603" w14:textId="77777777" w:rsidR="00A30180" w:rsidRDefault="00A30180" w:rsidP="00A30180">
      <w:r>
        <w:rPr>
          <w:rStyle w:val="CommentReference"/>
        </w:rPr>
        <w:annotationRef/>
      </w:r>
      <w:r>
        <w:rPr>
          <w:sz w:val="20"/>
          <w:szCs w:val="20"/>
        </w:rPr>
        <w:t>This feels tough to understand</w:t>
      </w:r>
    </w:p>
    <w:p w14:paraId="25CDDA90" w14:textId="77777777" w:rsidR="00A30180" w:rsidRDefault="00A30180" w:rsidP="00A30180"/>
  </w:comment>
  <w:comment w:id="11" w:author="Jordan Gunn" w:date="2026-03-05T10:36:00Z" w:initials="JG">
    <w:p w14:paraId="56CAD47E" w14:textId="77777777" w:rsidR="00A30180" w:rsidRDefault="00A30180" w:rsidP="00A30180">
      <w:r>
        <w:rPr>
          <w:rStyle w:val="CommentReference"/>
        </w:rPr>
        <w:annotationRef/>
      </w:r>
      <w:r>
        <w:rPr>
          <w:sz w:val="20"/>
          <w:szCs w:val="20"/>
        </w:rPr>
        <w:t>probably not appropriate to introduce the acronyms here without spelling out model names. Since probably not appropriate to spell out modle names here, perhaps save the enumeration for later when/if discussion of these models becomes relevant.</w:t>
      </w:r>
    </w:p>
  </w:comment>
  <w:comment w:id="13" w:author="Jordan Gunn" w:date="2026-03-05T10:41:00Z" w:initials="JG">
    <w:p w14:paraId="4EAA89D2" w14:textId="77777777" w:rsidR="0082039D" w:rsidRDefault="0082039D" w:rsidP="0082039D">
      <w:r>
        <w:rPr>
          <w:rStyle w:val="CommentReference"/>
        </w:rPr>
        <w:annotationRef/>
      </w:r>
      <w:r>
        <w:rPr>
          <w:sz w:val="20"/>
          <w:szCs w:val="20"/>
        </w:rPr>
        <w:t>Per our discussion, I think this overstates what Horner found. He did not propose a mechanism that could distinguish whether an item was encoded before or after a test probe. It would be more precise to say that he simulated how increased contextual drift might interfere with that decision. We will likely need to more broadly re-write the discussion of this paper to more clearly delineate its contributions and its gaps, especially if we decide to add modeling.</w:t>
      </w:r>
    </w:p>
  </w:comment>
  <w:comment w:id="14" w:author="Jordan Gunn" w:date="2026-03-05T10:41:00Z" w:initials="JG">
    <w:p w14:paraId="41D08786" w14:textId="77777777" w:rsidR="0082039D" w:rsidRDefault="0082039D" w:rsidP="0082039D">
      <w:r>
        <w:rPr>
          <w:rStyle w:val="CommentReference"/>
        </w:rPr>
        <w:annotationRef/>
      </w:r>
      <w:r>
        <w:rPr>
          <w:sz w:val="20"/>
          <w:szCs w:val="20"/>
        </w:rPr>
        <w:t>This and the following sentence are still true</w:t>
      </w:r>
    </w:p>
  </w:comment>
  <w:comment w:id="15" w:author="Jordan Gunn" w:date="2026-03-05T10:45:00Z" w:initials="JG">
    <w:p w14:paraId="327D355F" w14:textId="77777777" w:rsidR="0082039D" w:rsidRDefault="0082039D" w:rsidP="0082039D">
      <w:r>
        <w:rPr>
          <w:rStyle w:val="CommentReference"/>
        </w:rPr>
        <w:annotationRef/>
      </w:r>
      <w:r>
        <w:rPr>
          <w:sz w:val="20"/>
          <w:szCs w:val="20"/>
        </w:rPr>
        <w:t>I don't think know if is true. If retrieved-context models have been applied to simulate and think about event boundaries, the fact that they include both encoding *and* retrieval processes complicate this claim. I'd need to read the Lohnas 2023 paper in particular in order to understand the state of art of work in this space.</w:t>
      </w:r>
    </w:p>
  </w:comment>
  <w:comment w:id="21" w:author="Jordan Gunn" w:date="2026-03-05T10:47:00Z" w:initials="JG">
    <w:p w14:paraId="545D550A" w14:textId="77777777" w:rsidR="00B35AF3" w:rsidRDefault="0082039D" w:rsidP="00B35AF3">
      <w:r>
        <w:rPr>
          <w:rStyle w:val="CommentReference"/>
        </w:rPr>
        <w:annotationRef/>
      </w:r>
      <w:r w:rsidR="00B35AF3">
        <w:rPr>
          <w:sz w:val="20"/>
          <w:szCs w:val="20"/>
        </w:rPr>
        <w:t>Was hard to parse this paragraph. Might want to connect "degree of context reinstatement" to the manipulation performed in the experiment and THEN describe results instead of current structure. May also want to leave room for other interpretations of what the manipulation achieved psychologically.</w:t>
      </w:r>
    </w:p>
  </w:comment>
  <w:comment w:id="22" w:author="Jordan Gunn" w:date="2026-03-05T10:55:00Z" w:initials="JG">
    <w:p w14:paraId="3218D449" w14:textId="77777777" w:rsidR="00B35AF3" w:rsidRDefault="00B35AF3" w:rsidP="00B35AF3">
      <w:r>
        <w:rPr>
          <w:rStyle w:val="CommentReference"/>
        </w:rPr>
        <w:annotationRef/>
      </w:r>
      <w:r>
        <w:rPr>
          <w:sz w:val="20"/>
          <w:szCs w:val="20"/>
        </w:rPr>
        <w:t xml:space="preserve">I'm a little ambivalent about this example. First, it doesn't quite make the "flip" itself intuitive. It just conveys that recall patterns under the flipped regime are intuitive, just as an intuitive explanation of the classic pattern is also easy to produce. Furthermore, this example is a bit biased -- the changes described are bigger for the cross-room walk than for the meeting action sequence. I worry that recounting this invites criticism. </w:t>
      </w:r>
    </w:p>
  </w:comment>
  <w:comment w:id="23" w:author="Jordan Gunn" w:date="2026-03-05T10:57:00Z" w:initials="JG">
    <w:p w14:paraId="70C3C2DF" w14:textId="77777777" w:rsidR="00B86CDC" w:rsidRDefault="00B35AF3" w:rsidP="00B86CDC">
      <w:r>
        <w:rPr>
          <w:rStyle w:val="CommentReference"/>
        </w:rPr>
        <w:annotationRef/>
      </w:r>
      <w:r w:rsidR="00B86CDC">
        <w:rPr>
          <w:sz w:val="20"/>
          <w:szCs w:val="20"/>
        </w:rPr>
        <w:t xml:space="preserve">Is left unclear up to this point in how event boundaries were enforced and the role of different approaches for realizing event boundaries to defining the construct. If we are doubitng the "contextual shift" account of where event boundaries come from, we sort of need a ground truth for where they come from or to otherwise engage with this ambiguity. Every item presentation is a big change. Which changes from one happening to another are a context shift that mark an event boundary and which aren't? Seems ambiguously specified in this introduction though I'm aware of a surorunding literature. Should at least give enough to clarify the construct validity of the most important approaches for this paper. Without these details, it's unclear how much papers using different research approaches are addressing the same phenomenon and/or just talking past each other.I see here that </w:t>
      </w:r>
    </w:p>
  </w:comment>
  <w:comment w:id="25" w:author="Jordan Gunn" w:date="2026-03-05T11:10:00Z" w:initials="JG">
    <w:p w14:paraId="7A69A786" w14:textId="6C6B6D79" w:rsidR="00B86CDC" w:rsidRDefault="00B86CDC" w:rsidP="00B86CDC">
      <w:r>
        <w:rPr>
          <w:rStyle w:val="CommentReference"/>
        </w:rPr>
        <w:annotationRef/>
      </w:r>
      <w:r>
        <w:rPr>
          <w:sz w:val="20"/>
          <w:szCs w:val="20"/>
        </w:rPr>
        <w:t xml:space="preserve">I guess I don't see the logic of this possibility as presented here. The broad idea that event segmentation might work differently or have different consequences for memory in real world contexts is clear, and the framing of this study as a test of that idea is clear, but the proposal that their results might be contingent on cue complexity is not clearly explained here from my point of view . </w:t>
      </w:r>
    </w:p>
  </w:comment>
  <w:comment w:id="52" w:author="Deborah Talmi" w:date="2026-01-30T15:48:00Z" w:initials="DT">
    <w:p w14:paraId="41DB55BD" w14:textId="77777777" w:rsidR="003218B0" w:rsidRDefault="003218B0" w:rsidP="003218B0">
      <w:pPr>
        <w:pStyle w:val="CommentText"/>
      </w:pPr>
      <w:r>
        <w:rPr>
          <w:rStyle w:val="CommentReference"/>
        </w:rPr>
        <w:annotationRef/>
      </w:r>
      <w:r>
        <w:t>Please find the exact quote where they make this claim and put it here in reply to comment, so that we have it when they challenge us</w:t>
      </w:r>
    </w:p>
  </w:comment>
  <w:comment w:id="54" w:author="Deborah Talmi" w:date="2026-02-20T17:09:00Z" w:initials="DT">
    <w:p w14:paraId="13211AAB" w14:textId="77777777" w:rsidR="00856F3A" w:rsidRDefault="00856F3A" w:rsidP="00856F3A">
      <w:pPr>
        <w:pStyle w:val="CommentText"/>
      </w:pPr>
      <w:r>
        <w:rPr>
          <w:rStyle w:val="CommentReference"/>
        </w:rPr>
        <w:annotationRef/>
      </w:r>
      <w:r>
        <w:t xml:space="preserve">Right?? Have you reported this in exp 3? </w:t>
      </w:r>
    </w:p>
  </w:comment>
  <w:comment w:id="55" w:author="Qiying Liu" w:date="2026-02-20T22:51:00Z" w:initials="QL">
    <w:p w14:paraId="6FB70D1A" w14:textId="77777777" w:rsidR="0088739C" w:rsidRDefault="0088739C" w:rsidP="0088739C">
      <w:r>
        <w:rPr>
          <w:rStyle w:val="CommentReference"/>
        </w:rPr>
        <w:annotationRef/>
      </w:r>
      <w:r>
        <w:rPr>
          <w:sz w:val="20"/>
          <w:szCs w:val="20"/>
        </w:rPr>
        <w:t>this measure isn’t directly comparable, because the three-context condition has fewer possible transitions than the six-context condition. If participants in the 3-context group get one transition correct, their accuracy is 50%, whereas in the 6-context group, getting one transition correct corresponds to 20% accuracy</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E71700D" w15:done="0"/>
  <w15:commentEx w15:paraId="0F6B8C3D" w15:done="0"/>
  <w15:commentEx w15:paraId="15D35AEA" w15:done="0"/>
  <w15:commentEx w15:paraId="684E3A82" w15:done="0"/>
  <w15:commentEx w15:paraId="3C8AB47B" w15:done="0"/>
  <w15:commentEx w15:paraId="25CDDA90" w15:done="0"/>
  <w15:commentEx w15:paraId="56CAD47E" w15:done="0"/>
  <w15:commentEx w15:paraId="4EAA89D2" w15:done="0"/>
  <w15:commentEx w15:paraId="41D08786" w15:done="0"/>
  <w15:commentEx w15:paraId="327D355F" w15:done="0"/>
  <w15:commentEx w15:paraId="545D550A" w15:done="0"/>
  <w15:commentEx w15:paraId="3218D449" w15:done="0"/>
  <w15:commentEx w15:paraId="70C3C2DF" w15:done="0"/>
  <w15:commentEx w15:paraId="7A69A786" w15:done="0"/>
  <w15:commentEx w15:paraId="41DB55BD" w15:done="0"/>
  <w15:commentEx w15:paraId="13211AAB" w15:done="0"/>
  <w15:commentEx w15:paraId="6FB70D1A" w15:paraIdParent="13211AA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3F504EB" w16cex:dateUtc="2026-03-05T10:27:00Z"/>
  <w16cex:commentExtensible w16cex:durableId="1CE98BE0" w16cex:dateUtc="2026-03-05T10:29:00Z"/>
  <w16cex:commentExtensible w16cex:durableId="7565A6AF" w16cex:dateUtc="2026-03-05T10:29:00Z"/>
  <w16cex:commentExtensible w16cex:durableId="779029EF" w16cex:dateUtc="2026-03-05T10:32:00Z"/>
  <w16cex:commentExtensible w16cex:durableId="236BF7FB" w16cex:dateUtc="2026-03-05T10:35:00Z"/>
  <w16cex:commentExtensible w16cex:durableId="36F62A12" w16cex:dateUtc="2026-03-05T10:35:00Z"/>
  <w16cex:commentExtensible w16cex:durableId="707620BA" w16cex:dateUtc="2026-03-05T10:36:00Z"/>
  <w16cex:commentExtensible w16cex:durableId="546E7FE8" w16cex:dateUtc="2026-03-05T10:41:00Z"/>
  <w16cex:commentExtensible w16cex:durableId="2005C6B8" w16cex:dateUtc="2026-03-05T10:41:00Z"/>
  <w16cex:commentExtensible w16cex:durableId="19318672" w16cex:dateUtc="2026-03-05T10:45:00Z"/>
  <w16cex:commentExtensible w16cex:durableId="64374677" w16cex:dateUtc="2026-03-05T10:47:00Z"/>
  <w16cex:commentExtensible w16cex:durableId="04CC684F" w16cex:dateUtc="2026-03-05T10:55:00Z"/>
  <w16cex:commentExtensible w16cex:durableId="383B19FB" w16cex:dateUtc="2026-03-05T10:57:00Z"/>
  <w16cex:commentExtensible w16cex:durableId="7FBD0861" w16cex:dateUtc="2026-03-05T11:10:00Z"/>
  <w16cex:commentExtensible w16cex:durableId="58281132" w16cex:dateUtc="2026-01-30T15:48:00Z"/>
  <w16cex:commentExtensible w16cex:durableId="6A544721" w16cex:dateUtc="2026-02-20T17:09:00Z"/>
  <w16cex:commentExtensible w16cex:durableId="1BFB38D0" w16cex:dateUtc="2026-02-20T22:5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E71700D" w16cid:durableId="23F504EB"/>
  <w16cid:commentId w16cid:paraId="0F6B8C3D" w16cid:durableId="1CE98BE0"/>
  <w16cid:commentId w16cid:paraId="15D35AEA" w16cid:durableId="7565A6AF"/>
  <w16cid:commentId w16cid:paraId="684E3A82" w16cid:durableId="779029EF"/>
  <w16cid:commentId w16cid:paraId="3C8AB47B" w16cid:durableId="236BF7FB"/>
  <w16cid:commentId w16cid:paraId="25CDDA90" w16cid:durableId="36F62A12"/>
  <w16cid:commentId w16cid:paraId="56CAD47E" w16cid:durableId="707620BA"/>
  <w16cid:commentId w16cid:paraId="4EAA89D2" w16cid:durableId="546E7FE8"/>
  <w16cid:commentId w16cid:paraId="41D08786" w16cid:durableId="2005C6B8"/>
  <w16cid:commentId w16cid:paraId="327D355F" w16cid:durableId="19318672"/>
  <w16cid:commentId w16cid:paraId="545D550A" w16cid:durableId="64374677"/>
  <w16cid:commentId w16cid:paraId="3218D449" w16cid:durableId="04CC684F"/>
  <w16cid:commentId w16cid:paraId="70C3C2DF" w16cid:durableId="383B19FB"/>
  <w16cid:commentId w16cid:paraId="7A69A786" w16cid:durableId="7FBD0861"/>
  <w16cid:commentId w16cid:paraId="41DB55BD" w16cid:durableId="58281132"/>
  <w16cid:commentId w16cid:paraId="13211AAB" w16cid:durableId="6A544721"/>
  <w16cid:commentId w16cid:paraId="6FB70D1A" w16cid:durableId="1BFB38D0"/>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4CB88E" w14:textId="77777777" w:rsidR="00920BD8" w:rsidRDefault="00920BD8" w:rsidP="00A76142">
      <w:pPr>
        <w:spacing w:line="240" w:lineRule="auto"/>
      </w:pPr>
      <w:r>
        <w:separator/>
      </w:r>
    </w:p>
  </w:endnote>
  <w:endnote w:type="continuationSeparator" w:id="0">
    <w:p w14:paraId="4AE1E0B9" w14:textId="77777777" w:rsidR="00920BD8" w:rsidRDefault="00920BD8" w:rsidP="00A7614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ptos Display">
    <w:panose1 w:val="020B0004020202020204"/>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Arial Unicode MS">
    <w:panose1 w:val="020B0604020202020204"/>
    <w:charset w:val="80"/>
    <w:family w:val="swiss"/>
    <w:pitch w:val="variable"/>
    <w:sig w:usb0="F7FFAFFF" w:usb1="E9DFFFFF" w:usb2="0000003F" w:usb3="00000000" w:csb0="003F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40985768"/>
      <w:docPartObj>
        <w:docPartGallery w:val="Page Numbers (Bottom of Page)"/>
        <w:docPartUnique/>
      </w:docPartObj>
    </w:sdtPr>
    <w:sdtContent>
      <w:p w14:paraId="6FC905E2" w14:textId="5603F2D4" w:rsidR="00A76142" w:rsidRDefault="00A76142">
        <w:pPr>
          <w:pStyle w:val="Footer"/>
          <w:jc w:val="right"/>
        </w:pPr>
        <w:r>
          <w:fldChar w:fldCharType="begin"/>
        </w:r>
        <w:r>
          <w:instrText>PAGE   \* MERGEFORMAT</w:instrText>
        </w:r>
        <w:r>
          <w:fldChar w:fldCharType="separate"/>
        </w:r>
        <w:r w:rsidR="00420CA8" w:rsidRPr="00420CA8">
          <w:rPr>
            <w:noProof/>
            <w:lang w:val="de-DE"/>
          </w:rPr>
          <w:t>23</w:t>
        </w:r>
        <w:r>
          <w:fldChar w:fldCharType="end"/>
        </w:r>
      </w:p>
    </w:sdtContent>
  </w:sdt>
  <w:p w14:paraId="6D8C2BF5" w14:textId="77777777" w:rsidR="00A76142" w:rsidRDefault="00A7614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027D3E" w14:textId="77777777" w:rsidR="00920BD8" w:rsidRDefault="00920BD8" w:rsidP="00A76142">
      <w:pPr>
        <w:spacing w:line="240" w:lineRule="auto"/>
      </w:pPr>
      <w:r>
        <w:separator/>
      </w:r>
    </w:p>
  </w:footnote>
  <w:footnote w:type="continuationSeparator" w:id="0">
    <w:p w14:paraId="64D86734" w14:textId="77777777" w:rsidR="00920BD8" w:rsidRDefault="00920BD8" w:rsidP="00A76142">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045B94"/>
    <w:multiLevelType w:val="hybridMultilevel"/>
    <w:tmpl w:val="BC7A3ABC"/>
    <w:lvl w:ilvl="0" w:tplc="04070011">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 w15:restartNumberingAfterBreak="0">
    <w:nsid w:val="226E0F1E"/>
    <w:multiLevelType w:val="hybridMultilevel"/>
    <w:tmpl w:val="DC7036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69980911">
    <w:abstractNumId w:val="1"/>
  </w:num>
  <w:num w:numId="2" w16cid:durableId="477383788">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ordan Gunn">
    <w15:presenceInfo w15:providerId="AD" w15:userId="S::jg2204@cam.ac.uk::256064a9-b7f8-4be3-ab3c-600ad6d23cf6"/>
  </w15:person>
  <w15:person w15:author="Deborah Talmi">
    <w15:presenceInfo w15:providerId="AD" w15:userId="S::dt492@cam.ac.uk::9e249cbd-b6ea-4d8a-911b-f6c57c540545"/>
  </w15:person>
  <w15:person w15:author="Qiying Liu">
    <w15:presenceInfo w15:providerId="AD" w15:userId="S::qiying.liu@mail.utoronto.ca::d5154b60-f30b-49d1-b405-8b616393e2c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4"/>
  <w:trackRevisions/>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E5D43"/>
    <w:rsid w:val="00000B7B"/>
    <w:rsid w:val="00001F0B"/>
    <w:rsid w:val="000027ED"/>
    <w:rsid w:val="00015D00"/>
    <w:rsid w:val="00030AB5"/>
    <w:rsid w:val="00042F9A"/>
    <w:rsid w:val="000437DB"/>
    <w:rsid w:val="00053649"/>
    <w:rsid w:val="00055FFF"/>
    <w:rsid w:val="000768A2"/>
    <w:rsid w:val="00080629"/>
    <w:rsid w:val="00090888"/>
    <w:rsid w:val="000C1E04"/>
    <w:rsid w:val="000E2B2E"/>
    <w:rsid w:val="000E4B7C"/>
    <w:rsid w:val="000E66BC"/>
    <w:rsid w:val="000F68A6"/>
    <w:rsid w:val="00101B2E"/>
    <w:rsid w:val="001122E5"/>
    <w:rsid w:val="00124B33"/>
    <w:rsid w:val="00141B7B"/>
    <w:rsid w:val="0015521B"/>
    <w:rsid w:val="001610E5"/>
    <w:rsid w:val="001615D9"/>
    <w:rsid w:val="00172385"/>
    <w:rsid w:val="00172AC8"/>
    <w:rsid w:val="001A5985"/>
    <w:rsid w:val="001A6536"/>
    <w:rsid w:val="001B6AFB"/>
    <w:rsid w:val="001D2217"/>
    <w:rsid w:val="001E199E"/>
    <w:rsid w:val="001F158E"/>
    <w:rsid w:val="002026EF"/>
    <w:rsid w:val="00223F7F"/>
    <w:rsid w:val="00232DC8"/>
    <w:rsid w:val="002330A0"/>
    <w:rsid w:val="00236CF2"/>
    <w:rsid w:val="00240F6E"/>
    <w:rsid w:val="002459C0"/>
    <w:rsid w:val="002578E7"/>
    <w:rsid w:val="002836B0"/>
    <w:rsid w:val="00296A85"/>
    <w:rsid w:val="002A5780"/>
    <w:rsid w:val="002A6FE1"/>
    <w:rsid w:val="002B726D"/>
    <w:rsid w:val="002B7639"/>
    <w:rsid w:val="002C05F5"/>
    <w:rsid w:val="002E7D0A"/>
    <w:rsid w:val="002F56F1"/>
    <w:rsid w:val="002F6366"/>
    <w:rsid w:val="002F7257"/>
    <w:rsid w:val="0031076E"/>
    <w:rsid w:val="00310CB3"/>
    <w:rsid w:val="00320531"/>
    <w:rsid w:val="003218B0"/>
    <w:rsid w:val="00322450"/>
    <w:rsid w:val="003311D6"/>
    <w:rsid w:val="00331CF1"/>
    <w:rsid w:val="0033467C"/>
    <w:rsid w:val="00334C9D"/>
    <w:rsid w:val="00340D59"/>
    <w:rsid w:val="003413B8"/>
    <w:rsid w:val="003523E9"/>
    <w:rsid w:val="003528F9"/>
    <w:rsid w:val="00366E28"/>
    <w:rsid w:val="00375EBF"/>
    <w:rsid w:val="003871DB"/>
    <w:rsid w:val="00394CDE"/>
    <w:rsid w:val="00395D63"/>
    <w:rsid w:val="003A2D71"/>
    <w:rsid w:val="003F0D33"/>
    <w:rsid w:val="003F499C"/>
    <w:rsid w:val="00420CA8"/>
    <w:rsid w:val="00430F0A"/>
    <w:rsid w:val="00445B34"/>
    <w:rsid w:val="00450942"/>
    <w:rsid w:val="00462F2C"/>
    <w:rsid w:val="00462FFD"/>
    <w:rsid w:val="00463E6E"/>
    <w:rsid w:val="0046709C"/>
    <w:rsid w:val="00472E6A"/>
    <w:rsid w:val="00490A91"/>
    <w:rsid w:val="004A552F"/>
    <w:rsid w:val="004B736E"/>
    <w:rsid w:val="004D7E99"/>
    <w:rsid w:val="004F2C25"/>
    <w:rsid w:val="004F4D02"/>
    <w:rsid w:val="00504970"/>
    <w:rsid w:val="00506B25"/>
    <w:rsid w:val="005112BB"/>
    <w:rsid w:val="00525459"/>
    <w:rsid w:val="005319A5"/>
    <w:rsid w:val="005338EB"/>
    <w:rsid w:val="005361F5"/>
    <w:rsid w:val="00537E1C"/>
    <w:rsid w:val="00553750"/>
    <w:rsid w:val="005635E9"/>
    <w:rsid w:val="0057384D"/>
    <w:rsid w:val="00586A44"/>
    <w:rsid w:val="00594435"/>
    <w:rsid w:val="00594C59"/>
    <w:rsid w:val="005A2DF4"/>
    <w:rsid w:val="005A5232"/>
    <w:rsid w:val="005B0CA2"/>
    <w:rsid w:val="005D6DCB"/>
    <w:rsid w:val="00603DD1"/>
    <w:rsid w:val="006205B4"/>
    <w:rsid w:val="00633089"/>
    <w:rsid w:val="006439C8"/>
    <w:rsid w:val="0065281E"/>
    <w:rsid w:val="00681827"/>
    <w:rsid w:val="00681FF1"/>
    <w:rsid w:val="00682739"/>
    <w:rsid w:val="006916BD"/>
    <w:rsid w:val="006B064F"/>
    <w:rsid w:val="006E0191"/>
    <w:rsid w:val="006F7DB7"/>
    <w:rsid w:val="007322EC"/>
    <w:rsid w:val="007340C8"/>
    <w:rsid w:val="00756C11"/>
    <w:rsid w:val="007618DE"/>
    <w:rsid w:val="007774C1"/>
    <w:rsid w:val="00782712"/>
    <w:rsid w:val="0078358B"/>
    <w:rsid w:val="00784DAA"/>
    <w:rsid w:val="00785872"/>
    <w:rsid w:val="00786B18"/>
    <w:rsid w:val="0079722E"/>
    <w:rsid w:val="007E4DE0"/>
    <w:rsid w:val="007F5407"/>
    <w:rsid w:val="00812D26"/>
    <w:rsid w:val="0082039D"/>
    <w:rsid w:val="008206EA"/>
    <w:rsid w:val="008213DD"/>
    <w:rsid w:val="00830CD8"/>
    <w:rsid w:val="00847A7A"/>
    <w:rsid w:val="00856F3A"/>
    <w:rsid w:val="0088739C"/>
    <w:rsid w:val="008944F1"/>
    <w:rsid w:val="008968DC"/>
    <w:rsid w:val="00897DC1"/>
    <w:rsid w:val="008B3F4A"/>
    <w:rsid w:val="008B407C"/>
    <w:rsid w:val="008D3DF7"/>
    <w:rsid w:val="008F69A9"/>
    <w:rsid w:val="00911F82"/>
    <w:rsid w:val="00920BD8"/>
    <w:rsid w:val="0092555E"/>
    <w:rsid w:val="00930432"/>
    <w:rsid w:val="00935163"/>
    <w:rsid w:val="00937D96"/>
    <w:rsid w:val="009534F2"/>
    <w:rsid w:val="00961DD6"/>
    <w:rsid w:val="00984323"/>
    <w:rsid w:val="009901A6"/>
    <w:rsid w:val="00991A32"/>
    <w:rsid w:val="00997ECA"/>
    <w:rsid w:val="009A2E28"/>
    <w:rsid w:val="009B0574"/>
    <w:rsid w:val="009B1569"/>
    <w:rsid w:val="009B2A6C"/>
    <w:rsid w:val="009B55EF"/>
    <w:rsid w:val="009C4E1F"/>
    <w:rsid w:val="009D7F20"/>
    <w:rsid w:val="009E00BB"/>
    <w:rsid w:val="00A12FB6"/>
    <w:rsid w:val="00A30180"/>
    <w:rsid w:val="00A31176"/>
    <w:rsid w:val="00A31C35"/>
    <w:rsid w:val="00A40AE8"/>
    <w:rsid w:val="00A5350F"/>
    <w:rsid w:val="00A60900"/>
    <w:rsid w:val="00A7576F"/>
    <w:rsid w:val="00A76142"/>
    <w:rsid w:val="00AC715C"/>
    <w:rsid w:val="00AE5D43"/>
    <w:rsid w:val="00AF3674"/>
    <w:rsid w:val="00AF7AEA"/>
    <w:rsid w:val="00B177DA"/>
    <w:rsid w:val="00B17D16"/>
    <w:rsid w:val="00B33AD9"/>
    <w:rsid w:val="00B35AF3"/>
    <w:rsid w:val="00B71FC8"/>
    <w:rsid w:val="00B72FF4"/>
    <w:rsid w:val="00B82841"/>
    <w:rsid w:val="00B844C3"/>
    <w:rsid w:val="00B86CDC"/>
    <w:rsid w:val="00B954D1"/>
    <w:rsid w:val="00BA71D6"/>
    <w:rsid w:val="00BB0183"/>
    <w:rsid w:val="00BB6BBE"/>
    <w:rsid w:val="00BB7276"/>
    <w:rsid w:val="00BC52A6"/>
    <w:rsid w:val="00BE25A2"/>
    <w:rsid w:val="00C00506"/>
    <w:rsid w:val="00C05A78"/>
    <w:rsid w:val="00C116A4"/>
    <w:rsid w:val="00C126A0"/>
    <w:rsid w:val="00C21395"/>
    <w:rsid w:val="00C44F69"/>
    <w:rsid w:val="00C45D2C"/>
    <w:rsid w:val="00C46CB5"/>
    <w:rsid w:val="00C500FF"/>
    <w:rsid w:val="00C541F5"/>
    <w:rsid w:val="00C63362"/>
    <w:rsid w:val="00C71394"/>
    <w:rsid w:val="00C7260C"/>
    <w:rsid w:val="00C80A08"/>
    <w:rsid w:val="00C82596"/>
    <w:rsid w:val="00C825F2"/>
    <w:rsid w:val="00C915E9"/>
    <w:rsid w:val="00CA309D"/>
    <w:rsid w:val="00CB1864"/>
    <w:rsid w:val="00CB1B88"/>
    <w:rsid w:val="00CE03F4"/>
    <w:rsid w:val="00CE744A"/>
    <w:rsid w:val="00CF761C"/>
    <w:rsid w:val="00D03798"/>
    <w:rsid w:val="00D07A7E"/>
    <w:rsid w:val="00D2092D"/>
    <w:rsid w:val="00D2255B"/>
    <w:rsid w:val="00D632C4"/>
    <w:rsid w:val="00D6497A"/>
    <w:rsid w:val="00D71526"/>
    <w:rsid w:val="00D769E4"/>
    <w:rsid w:val="00D829C6"/>
    <w:rsid w:val="00D87DE9"/>
    <w:rsid w:val="00D9479E"/>
    <w:rsid w:val="00DA3C16"/>
    <w:rsid w:val="00DA483C"/>
    <w:rsid w:val="00DA76B5"/>
    <w:rsid w:val="00DB329C"/>
    <w:rsid w:val="00DB7378"/>
    <w:rsid w:val="00DC0B4B"/>
    <w:rsid w:val="00DE22D6"/>
    <w:rsid w:val="00DE3BFA"/>
    <w:rsid w:val="00E00E8E"/>
    <w:rsid w:val="00E041F6"/>
    <w:rsid w:val="00E350FA"/>
    <w:rsid w:val="00E355DB"/>
    <w:rsid w:val="00E370E1"/>
    <w:rsid w:val="00E37725"/>
    <w:rsid w:val="00E43FE4"/>
    <w:rsid w:val="00E728CD"/>
    <w:rsid w:val="00E74487"/>
    <w:rsid w:val="00E8105E"/>
    <w:rsid w:val="00E92312"/>
    <w:rsid w:val="00E953EB"/>
    <w:rsid w:val="00EA398A"/>
    <w:rsid w:val="00ED2C06"/>
    <w:rsid w:val="00ED3470"/>
    <w:rsid w:val="00EE07CA"/>
    <w:rsid w:val="00EE502D"/>
    <w:rsid w:val="00EE50CD"/>
    <w:rsid w:val="00EF375A"/>
    <w:rsid w:val="00F06B84"/>
    <w:rsid w:val="00F22A7D"/>
    <w:rsid w:val="00F26698"/>
    <w:rsid w:val="00F406EB"/>
    <w:rsid w:val="00F53812"/>
    <w:rsid w:val="00F56D7E"/>
    <w:rsid w:val="00FB7F79"/>
    <w:rsid w:val="00FE50E1"/>
    <w:rsid w:val="00FE6D0F"/>
  </w:rsids>
  <m:mathPr>
    <m:mathFont m:val="Cambria Math"/>
    <m:brkBin m:val="before"/>
    <m:brkBinSub m:val="--"/>
    <m:smallFrac m:val="0"/>
    <m:dispDef/>
    <m:lMargin m:val="0"/>
    <m:rMargin m:val="0"/>
    <m:defJc m:val="centerGroup"/>
    <m:wrapIndent m:val="1440"/>
    <m:intLim m:val="subSup"/>
    <m:naryLim m:val="undOvr"/>
  </m:mathPr>
  <w:themeFontLang w:val="en-CA" w:eastAsia="zh-CN"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4F2AD1"/>
  <w15:chartTrackingRefBased/>
  <w15:docId w15:val="{3E9AC1C2-5981-3240-A0F3-FD787C4E2F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CA"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23F7F"/>
    <w:pPr>
      <w:spacing w:after="0" w:line="276" w:lineRule="auto"/>
    </w:pPr>
    <w:rPr>
      <w:rFonts w:ascii="Arial" w:eastAsia="SimSun" w:hAnsi="Arial" w:cs="Arial"/>
      <w:kern w:val="0"/>
      <w:sz w:val="22"/>
      <w:szCs w:val="22"/>
      <w:lang w:val="en-GB" w:eastAsia="en-GB" w:bidi="he-IL"/>
      <w14:ligatures w14:val="none"/>
    </w:rPr>
  </w:style>
  <w:style w:type="paragraph" w:styleId="Heading1">
    <w:name w:val="heading 1"/>
    <w:basedOn w:val="Normal"/>
    <w:next w:val="Normal"/>
    <w:link w:val="Heading1Char"/>
    <w:uiPriority w:val="9"/>
    <w:qFormat/>
    <w:rsid w:val="00AE5D4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E5D4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E5D4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E5D4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E5D4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E5D4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E5D4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E5D4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E5D4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E5D4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E5D4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E5D4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E5D4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E5D4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E5D4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E5D4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E5D4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E5D43"/>
    <w:rPr>
      <w:rFonts w:eastAsiaTheme="majorEastAsia" w:cstheme="majorBidi"/>
      <w:color w:val="272727" w:themeColor="text1" w:themeTint="D8"/>
    </w:rPr>
  </w:style>
  <w:style w:type="paragraph" w:styleId="Title">
    <w:name w:val="Title"/>
    <w:basedOn w:val="Normal"/>
    <w:next w:val="Normal"/>
    <w:link w:val="TitleChar"/>
    <w:uiPriority w:val="10"/>
    <w:qFormat/>
    <w:rsid w:val="00AE5D4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E5D4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E5D4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E5D4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E5D43"/>
    <w:pPr>
      <w:spacing w:before="160"/>
      <w:jc w:val="center"/>
    </w:pPr>
    <w:rPr>
      <w:i/>
      <w:iCs/>
      <w:color w:val="404040" w:themeColor="text1" w:themeTint="BF"/>
    </w:rPr>
  </w:style>
  <w:style w:type="character" w:customStyle="1" w:styleId="QuoteChar">
    <w:name w:val="Quote Char"/>
    <w:basedOn w:val="DefaultParagraphFont"/>
    <w:link w:val="Quote"/>
    <w:uiPriority w:val="29"/>
    <w:rsid w:val="00AE5D43"/>
    <w:rPr>
      <w:i/>
      <w:iCs/>
      <w:color w:val="404040" w:themeColor="text1" w:themeTint="BF"/>
    </w:rPr>
  </w:style>
  <w:style w:type="paragraph" w:styleId="ListParagraph">
    <w:name w:val="List Paragraph"/>
    <w:basedOn w:val="Normal"/>
    <w:uiPriority w:val="34"/>
    <w:qFormat/>
    <w:rsid w:val="00AE5D43"/>
    <w:pPr>
      <w:ind w:left="720"/>
      <w:contextualSpacing/>
    </w:pPr>
  </w:style>
  <w:style w:type="character" w:styleId="IntenseEmphasis">
    <w:name w:val="Intense Emphasis"/>
    <w:basedOn w:val="DefaultParagraphFont"/>
    <w:uiPriority w:val="21"/>
    <w:qFormat/>
    <w:rsid w:val="00AE5D43"/>
    <w:rPr>
      <w:i/>
      <w:iCs/>
      <w:color w:val="0F4761" w:themeColor="accent1" w:themeShade="BF"/>
    </w:rPr>
  </w:style>
  <w:style w:type="paragraph" w:styleId="IntenseQuote">
    <w:name w:val="Intense Quote"/>
    <w:basedOn w:val="Normal"/>
    <w:next w:val="Normal"/>
    <w:link w:val="IntenseQuoteChar"/>
    <w:uiPriority w:val="30"/>
    <w:qFormat/>
    <w:rsid w:val="00AE5D4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E5D43"/>
    <w:rPr>
      <w:i/>
      <w:iCs/>
      <w:color w:val="0F4761" w:themeColor="accent1" w:themeShade="BF"/>
    </w:rPr>
  </w:style>
  <w:style w:type="character" w:styleId="IntenseReference">
    <w:name w:val="Intense Reference"/>
    <w:basedOn w:val="DefaultParagraphFont"/>
    <w:uiPriority w:val="32"/>
    <w:qFormat/>
    <w:rsid w:val="00AE5D43"/>
    <w:rPr>
      <w:b/>
      <w:bCs/>
      <w:smallCaps/>
      <w:color w:val="0F4761" w:themeColor="accent1" w:themeShade="BF"/>
      <w:spacing w:val="5"/>
    </w:rPr>
  </w:style>
  <w:style w:type="paragraph" w:styleId="CommentText">
    <w:name w:val="annotation text"/>
    <w:basedOn w:val="Normal"/>
    <w:link w:val="CommentTextChar"/>
    <w:uiPriority w:val="99"/>
    <w:unhideWhenUsed/>
    <w:rsid w:val="00AE5D43"/>
    <w:pPr>
      <w:spacing w:line="240" w:lineRule="auto"/>
    </w:pPr>
    <w:rPr>
      <w:sz w:val="20"/>
      <w:szCs w:val="20"/>
    </w:rPr>
  </w:style>
  <w:style w:type="character" w:customStyle="1" w:styleId="CommentTextChar">
    <w:name w:val="Comment Text Char"/>
    <w:basedOn w:val="DefaultParagraphFont"/>
    <w:link w:val="CommentText"/>
    <w:uiPriority w:val="99"/>
    <w:rsid w:val="00AE5D43"/>
    <w:rPr>
      <w:rFonts w:ascii="Arial" w:eastAsia="SimSun" w:hAnsi="Arial" w:cs="Arial"/>
      <w:kern w:val="0"/>
      <w:sz w:val="20"/>
      <w:szCs w:val="20"/>
      <w:lang w:val="en-GB" w:eastAsia="en-GB" w:bidi="he-IL"/>
      <w14:ligatures w14:val="none"/>
    </w:rPr>
  </w:style>
  <w:style w:type="character" w:styleId="CommentReference">
    <w:name w:val="annotation reference"/>
    <w:basedOn w:val="DefaultParagraphFont"/>
    <w:uiPriority w:val="99"/>
    <w:semiHidden/>
    <w:unhideWhenUsed/>
    <w:rsid w:val="00AE5D43"/>
    <w:rPr>
      <w:sz w:val="16"/>
      <w:szCs w:val="16"/>
    </w:rPr>
  </w:style>
  <w:style w:type="paragraph" w:styleId="Bibliography">
    <w:name w:val="Bibliography"/>
    <w:basedOn w:val="Normal"/>
    <w:next w:val="Normal"/>
    <w:uiPriority w:val="37"/>
    <w:unhideWhenUsed/>
    <w:rsid w:val="00AE5D43"/>
    <w:pPr>
      <w:spacing w:line="480" w:lineRule="auto"/>
      <w:ind w:left="720" w:hanging="720"/>
    </w:pPr>
  </w:style>
  <w:style w:type="paragraph" w:styleId="NormalWeb">
    <w:name w:val="Normal (Web)"/>
    <w:basedOn w:val="Normal"/>
    <w:uiPriority w:val="99"/>
    <w:unhideWhenUsed/>
    <w:rsid w:val="00AE5D43"/>
    <w:pPr>
      <w:spacing w:before="100" w:beforeAutospacing="1" w:after="100" w:afterAutospacing="1" w:line="240" w:lineRule="auto"/>
    </w:pPr>
    <w:rPr>
      <w:rFonts w:ascii="Times New Roman" w:eastAsia="Times New Roman" w:hAnsi="Times New Roman" w:cs="Times New Roman"/>
      <w:sz w:val="24"/>
      <w:szCs w:val="24"/>
      <w:lang w:val="en-CA" w:eastAsia="zh-CN" w:bidi="ar-SA"/>
    </w:rPr>
  </w:style>
  <w:style w:type="character" w:styleId="Hyperlink">
    <w:name w:val="Hyperlink"/>
    <w:basedOn w:val="DefaultParagraphFont"/>
    <w:uiPriority w:val="99"/>
    <w:unhideWhenUsed/>
    <w:rsid w:val="00AE5D43"/>
    <w:rPr>
      <w:color w:val="467886" w:themeColor="hyperlink"/>
      <w:u w:val="single"/>
    </w:rPr>
  </w:style>
  <w:style w:type="paragraph" w:customStyle="1" w:styleId="whitespace-normal">
    <w:name w:val="whitespace-normal"/>
    <w:basedOn w:val="Normal"/>
    <w:rsid w:val="00AE5D43"/>
    <w:pPr>
      <w:spacing w:before="100" w:beforeAutospacing="1" w:after="100" w:afterAutospacing="1" w:line="240" w:lineRule="auto"/>
    </w:pPr>
    <w:rPr>
      <w:rFonts w:ascii="Times New Roman" w:eastAsia="Times New Roman" w:hAnsi="Times New Roman" w:cs="Times New Roman"/>
      <w:sz w:val="24"/>
      <w:szCs w:val="24"/>
      <w:lang w:val="en-CA" w:eastAsia="zh-CN" w:bidi="ar-SA"/>
    </w:rPr>
  </w:style>
  <w:style w:type="character" w:customStyle="1" w:styleId="UnresolvedMention1">
    <w:name w:val="Unresolved Mention1"/>
    <w:basedOn w:val="DefaultParagraphFont"/>
    <w:uiPriority w:val="99"/>
    <w:semiHidden/>
    <w:unhideWhenUsed/>
    <w:rsid w:val="00C71394"/>
    <w:rPr>
      <w:color w:val="605E5C"/>
      <w:shd w:val="clear" w:color="auto" w:fill="E1DFDD"/>
    </w:rPr>
  </w:style>
  <w:style w:type="character" w:styleId="Emphasis">
    <w:name w:val="Emphasis"/>
    <w:basedOn w:val="DefaultParagraphFont"/>
    <w:uiPriority w:val="20"/>
    <w:qFormat/>
    <w:rsid w:val="00C71394"/>
    <w:rPr>
      <w:i/>
      <w:iCs/>
    </w:rPr>
  </w:style>
  <w:style w:type="paragraph" w:styleId="Revision">
    <w:name w:val="Revision"/>
    <w:hidden/>
    <w:uiPriority w:val="99"/>
    <w:semiHidden/>
    <w:rsid w:val="0092555E"/>
    <w:pPr>
      <w:spacing w:after="0" w:line="240" w:lineRule="auto"/>
    </w:pPr>
    <w:rPr>
      <w:rFonts w:ascii="Arial" w:eastAsia="SimSun" w:hAnsi="Arial" w:cs="Arial"/>
      <w:kern w:val="0"/>
      <w:sz w:val="22"/>
      <w:szCs w:val="22"/>
      <w:lang w:val="en-GB" w:eastAsia="en-GB" w:bidi="he-IL"/>
      <w14:ligatures w14:val="none"/>
    </w:rPr>
  </w:style>
  <w:style w:type="paragraph" w:styleId="CommentSubject">
    <w:name w:val="annotation subject"/>
    <w:basedOn w:val="CommentText"/>
    <w:next w:val="CommentText"/>
    <w:link w:val="CommentSubjectChar"/>
    <w:uiPriority w:val="99"/>
    <w:semiHidden/>
    <w:unhideWhenUsed/>
    <w:rsid w:val="00EE07CA"/>
    <w:rPr>
      <w:b/>
      <w:bCs/>
    </w:rPr>
  </w:style>
  <w:style w:type="character" w:customStyle="1" w:styleId="CommentSubjectChar">
    <w:name w:val="Comment Subject Char"/>
    <w:basedOn w:val="CommentTextChar"/>
    <w:link w:val="CommentSubject"/>
    <w:uiPriority w:val="99"/>
    <w:semiHidden/>
    <w:rsid w:val="00EE07CA"/>
    <w:rPr>
      <w:rFonts w:ascii="Arial" w:eastAsia="SimSun" w:hAnsi="Arial" w:cs="Arial"/>
      <w:b/>
      <w:bCs/>
      <w:kern w:val="0"/>
      <w:sz w:val="20"/>
      <w:szCs w:val="20"/>
      <w:lang w:val="en-GB" w:eastAsia="en-GB" w:bidi="he-IL"/>
      <w14:ligatures w14:val="none"/>
    </w:rPr>
  </w:style>
  <w:style w:type="paragraph" w:styleId="BalloonText">
    <w:name w:val="Balloon Text"/>
    <w:basedOn w:val="Normal"/>
    <w:link w:val="BalloonTextChar"/>
    <w:uiPriority w:val="99"/>
    <w:semiHidden/>
    <w:unhideWhenUsed/>
    <w:rsid w:val="007322EC"/>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322EC"/>
    <w:rPr>
      <w:rFonts w:ascii="Segoe UI" w:eastAsia="SimSun" w:hAnsi="Segoe UI" w:cs="Segoe UI"/>
      <w:kern w:val="0"/>
      <w:sz w:val="18"/>
      <w:szCs w:val="18"/>
      <w:lang w:val="en-GB" w:eastAsia="en-GB" w:bidi="he-IL"/>
      <w14:ligatures w14:val="none"/>
    </w:rPr>
  </w:style>
  <w:style w:type="paragraph" w:styleId="Header">
    <w:name w:val="header"/>
    <w:basedOn w:val="Normal"/>
    <w:link w:val="HeaderChar"/>
    <w:uiPriority w:val="99"/>
    <w:unhideWhenUsed/>
    <w:rsid w:val="00A76142"/>
    <w:pPr>
      <w:tabs>
        <w:tab w:val="center" w:pos="4536"/>
        <w:tab w:val="right" w:pos="9072"/>
      </w:tabs>
      <w:spacing w:line="240" w:lineRule="auto"/>
    </w:pPr>
  </w:style>
  <w:style w:type="character" w:customStyle="1" w:styleId="HeaderChar">
    <w:name w:val="Header Char"/>
    <w:basedOn w:val="DefaultParagraphFont"/>
    <w:link w:val="Header"/>
    <w:uiPriority w:val="99"/>
    <w:rsid w:val="00A76142"/>
    <w:rPr>
      <w:rFonts w:ascii="Arial" w:eastAsia="SimSun" w:hAnsi="Arial" w:cs="Arial"/>
      <w:kern w:val="0"/>
      <w:sz w:val="22"/>
      <w:szCs w:val="22"/>
      <w:lang w:val="en-GB" w:eastAsia="en-GB" w:bidi="he-IL"/>
      <w14:ligatures w14:val="none"/>
    </w:rPr>
  </w:style>
  <w:style w:type="paragraph" w:styleId="Footer">
    <w:name w:val="footer"/>
    <w:basedOn w:val="Normal"/>
    <w:link w:val="FooterChar"/>
    <w:uiPriority w:val="99"/>
    <w:unhideWhenUsed/>
    <w:rsid w:val="00A76142"/>
    <w:pPr>
      <w:tabs>
        <w:tab w:val="center" w:pos="4536"/>
        <w:tab w:val="right" w:pos="9072"/>
      </w:tabs>
      <w:spacing w:line="240" w:lineRule="auto"/>
    </w:pPr>
  </w:style>
  <w:style w:type="character" w:customStyle="1" w:styleId="FooterChar">
    <w:name w:val="Footer Char"/>
    <w:basedOn w:val="DefaultParagraphFont"/>
    <w:link w:val="Footer"/>
    <w:uiPriority w:val="99"/>
    <w:rsid w:val="00A76142"/>
    <w:rPr>
      <w:rFonts w:ascii="Arial" w:eastAsia="SimSun" w:hAnsi="Arial" w:cs="Arial"/>
      <w:kern w:val="0"/>
      <w:sz w:val="22"/>
      <w:szCs w:val="22"/>
      <w:lang w:val="en-GB" w:eastAsia="en-GB" w:bidi="he-IL"/>
      <w14:ligatures w14:val="none"/>
    </w:rPr>
  </w:style>
  <w:style w:type="paragraph" w:styleId="FootnoteText">
    <w:name w:val="footnote text"/>
    <w:basedOn w:val="Normal"/>
    <w:link w:val="FootnoteTextChar"/>
    <w:uiPriority w:val="99"/>
    <w:semiHidden/>
    <w:unhideWhenUsed/>
    <w:rsid w:val="00897DC1"/>
    <w:pPr>
      <w:spacing w:line="240" w:lineRule="auto"/>
    </w:pPr>
    <w:rPr>
      <w:sz w:val="20"/>
      <w:szCs w:val="20"/>
    </w:rPr>
  </w:style>
  <w:style w:type="character" w:customStyle="1" w:styleId="FootnoteTextChar">
    <w:name w:val="Footnote Text Char"/>
    <w:basedOn w:val="DefaultParagraphFont"/>
    <w:link w:val="FootnoteText"/>
    <w:uiPriority w:val="99"/>
    <w:semiHidden/>
    <w:rsid w:val="00897DC1"/>
    <w:rPr>
      <w:rFonts w:ascii="Arial" w:eastAsia="SimSun" w:hAnsi="Arial" w:cs="Arial"/>
      <w:kern w:val="0"/>
      <w:sz w:val="20"/>
      <w:szCs w:val="20"/>
      <w:lang w:val="en-GB" w:eastAsia="en-GB" w:bidi="he-IL"/>
      <w14:ligatures w14:val="none"/>
    </w:rPr>
  </w:style>
  <w:style w:type="character" w:styleId="FootnoteReference">
    <w:name w:val="footnote reference"/>
    <w:basedOn w:val="DefaultParagraphFont"/>
    <w:uiPriority w:val="99"/>
    <w:semiHidden/>
    <w:unhideWhenUsed/>
    <w:rsid w:val="00897DC1"/>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1.png"/><Relationship Id="rId18" Type="http://schemas.openxmlformats.org/officeDocument/2006/relationships/image" Target="media/image6.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s://github.com/DuncanLab/OMINDS" TargetMode="External"/><Relationship Id="rId17"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theme" Target="theme/theme1.xml"/><Relationship Id="rId10" Type="http://schemas.microsoft.com/office/2016/09/relationships/commentsIds" Target="commentsIds.xml"/><Relationship Id="rId19" Type="http://schemas.openxmlformats.org/officeDocument/2006/relationships/image" Target="media/image7.png"/><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2.png"/><Relationship Id="rId22"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F57C4A0-A788-8D4E-B6D8-9E6FF0E7235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62</TotalTime>
  <Pages>31</Pages>
  <Words>18558</Words>
  <Characters>107824</Characters>
  <Application>Microsoft Office Word</Application>
  <DocSecurity>0</DocSecurity>
  <Lines>1960</Lines>
  <Paragraphs>356</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
  <LinksUpToDate>false</LinksUpToDate>
  <CharactersWithSpaces>126026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Qiying Liu</dc:creator>
  <cp:keywords/>
  <dc:description/>
  <cp:lastModifiedBy>Jordan Gunn</cp:lastModifiedBy>
  <cp:revision>3</cp:revision>
  <cp:lastPrinted>2026-02-19T15:14:00Z</cp:lastPrinted>
  <dcterms:created xsi:type="dcterms:W3CDTF">2026-03-05T10:20:00Z</dcterms:created>
  <dcterms:modified xsi:type="dcterms:W3CDTF">2026-03-05T11:39:00Z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zotero-version="7.0.32"&gt;&lt;session id="HtpjpxpA"/&gt;&lt;style id="http://www.zotero.org/styles/apa" locale="en-CA" hasBibliography="1" bibliographyStyleHasBeenSet="1"/&gt;&lt;prefs&gt;&lt;pref name="fieldType" value="Field"/&gt;&lt;pref name="automaticJourn</vt:lpwstr>
  </property>
  <property fmtid="{D5CDD505-2E9C-101B-9397-08002B2CF9AE}" pid="3" name="ZOTERO_PREF_2">
    <vt:lpwstr>alAbbreviations" value="true"/&gt;&lt;/prefs&gt;&lt;/data&gt;</vt:lpwstr>
  </property>
</Properties>
</file>